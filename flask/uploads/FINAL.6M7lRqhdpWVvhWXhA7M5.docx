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241C5" w14:textId="77777777" w:rsidR="00795237" w:rsidRPr="00C32530" w:rsidRDefault="00795237" w:rsidP="00793086">
      <w:pPr>
        <w:spacing w:before="120"/>
        <w:ind w:firstLine="0"/>
        <w:jc w:val="right"/>
        <w:rPr>
          <w:b/>
          <w:sz w:val="32"/>
          <w:szCs w:val="32"/>
        </w:rPr>
      </w:pPr>
    </w:p>
    <w:p w14:paraId="36966FB0" w14:textId="6E9BB8C3" w:rsidR="00795237" w:rsidRPr="00C32530" w:rsidRDefault="00795237" w:rsidP="00795237">
      <w:pPr>
        <w:spacing w:before="120"/>
        <w:ind w:firstLine="0"/>
        <w:jc w:val="center"/>
        <w:rPr>
          <w:rFonts w:eastAsia="Times New Roman"/>
          <w:b/>
          <w:sz w:val="32"/>
          <w:szCs w:val="32"/>
        </w:rPr>
      </w:pPr>
      <w:r w:rsidRPr="00C32530">
        <w:rPr>
          <w:rFonts w:eastAsia="Times New Roman"/>
          <w:b/>
          <w:sz w:val="32"/>
          <w:szCs w:val="32"/>
        </w:rPr>
        <w:t>I</w:t>
      </w:r>
      <w:r w:rsidR="00C32530" w:rsidRPr="00C32530">
        <w:rPr>
          <w:rFonts w:eastAsia="Times New Roman"/>
          <w:b/>
          <w:sz w:val="32"/>
          <w:szCs w:val="32"/>
        </w:rPr>
        <w:t xml:space="preserve">nfluência da concentração da solução na obtenção de </w:t>
      </w:r>
      <w:proofErr w:type="spellStart"/>
      <w:r w:rsidR="00C32530" w:rsidRPr="00C32530">
        <w:rPr>
          <w:rFonts w:eastAsia="Times New Roman"/>
          <w:b/>
          <w:sz w:val="32"/>
          <w:szCs w:val="32"/>
        </w:rPr>
        <w:t>nanofibras</w:t>
      </w:r>
      <w:proofErr w:type="spellEnd"/>
      <w:r w:rsidR="00C32530" w:rsidRPr="00C32530">
        <w:rPr>
          <w:rFonts w:eastAsia="Times New Roman"/>
          <w:b/>
          <w:sz w:val="32"/>
          <w:szCs w:val="32"/>
        </w:rPr>
        <w:t xml:space="preserve"> de </w:t>
      </w:r>
      <w:r w:rsidR="00B25A12">
        <w:rPr>
          <w:rFonts w:eastAsia="Times New Roman"/>
          <w:b/>
          <w:sz w:val="32"/>
          <w:szCs w:val="32"/>
        </w:rPr>
        <w:t>PA</w:t>
      </w:r>
      <w:r w:rsidR="00C32530" w:rsidRPr="00C32530">
        <w:rPr>
          <w:rFonts w:eastAsia="Times New Roman"/>
          <w:b/>
          <w:sz w:val="32"/>
          <w:szCs w:val="32"/>
        </w:rPr>
        <w:t xml:space="preserve">6 por </w:t>
      </w:r>
      <w:r w:rsidR="00B25A12">
        <w:rPr>
          <w:rFonts w:eastAsia="Times New Roman"/>
          <w:b/>
          <w:sz w:val="32"/>
          <w:szCs w:val="32"/>
        </w:rPr>
        <w:t>SBS</w:t>
      </w:r>
    </w:p>
    <w:p w14:paraId="685ADBC7" w14:textId="3538920F" w:rsidR="00FB5D02" w:rsidRDefault="00F35621" w:rsidP="00793086">
      <w:pPr>
        <w:spacing w:before="120"/>
        <w:ind w:firstLine="0"/>
        <w:jc w:val="right"/>
      </w:pPr>
      <w:r>
        <w:rPr>
          <w:b/>
          <w:bCs/>
        </w:rPr>
        <w:t>Maria Geórgia da Silva Andrade</w:t>
      </w:r>
    </w:p>
    <w:p w14:paraId="16806F1F" w14:textId="4CF4CFF5" w:rsidR="00FB5D02" w:rsidRDefault="00F35621" w:rsidP="00793086">
      <w:pPr>
        <w:spacing w:before="120"/>
        <w:ind w:firstLine="0"/>
        <w:jc w:val="right"/>
      </w:pPr>
      <w:r>
        <w:rPr>
          <w:b/>
          <w:bCs/>
        </w:rPr>
        <w:t>Keila da Conceição Costa</w:t>
      </w:r>
    </w:p>
    <w:p w14:paraId="23D3FD6B" w14:textId="6E83F4F5" w:rsidR="00FB5D02" w:rsidRDefault="00F35621" w:rsidP="00793086">
      <w:pPr>
        <w:spacing w:before="120"/>
        <w:ind w:firstLine="0"/>
        <w:jc w:val="right"/>
        <w:rPr>
          <w:b/>
          <w:bCs/>
          <w:sz w:val="20"/>
          <w:szCs w:val="20"/>
        </w:rPr>
      </w:pPr>
      <w:r>
        <w:rPr>
          <w:b/>
          <w:bCs/>
        </w:rPr>
        <w:t>João Vitor Silva Urbano</w:t>
      </w:r>
    </w:p>
    <w:p w14:paraId="25C5CF37" w14:textId="722CF637" w:rsidR="00FD5163" w:rsidRDefault="00F35621" w:rsidP="00FD5163">
      <w:pPr>
        <w:spacing w:before="120"/>
        <w:ind w:firstLine="0"/>
        <w:jc w:val="right"/>
        <w:rPr>
          <w:b/>
          <w:bCs/>
          <w:sz w:val="20"/>
          <w:szCs w:val="20"/>
        </w:rPr>
      </w:pPr>
      <w:proofErr w:type="spellStart"/>
      <w:r>
        <w:rPr>
          <w:b/>
          <w:bCs/>
        </w:rPr>
        <w:t>Edvânia</w:t>
      </w:r>
      <w:proofErr w:type="spellEnd"/>
      <w:r>
        <w:rPr>
          <w:b/>
          <w:bCs/>
        </w:rPr>
        <w:t xml:space="preserve"> Trajano Teófilo</w:t>
      </w:r>
    </w:p>
    <w:p w14:paraId="41C948D6" w14:textId="7AE08FC7" w:rsidR="00346DE2" w:rsidRDefault="00346DE2" w:rsidP="007E19F5">
      <w:pPr>
        <w:pStyle w:val="SeoPrimria"/>
        <w:numPr>
          <w:ilvl w:val="0"/>
          <w:numId w:val="17"/>
        </w:numPr>
        <w:spacing w:before="0" w:after="0" w:line="240" w:lineRule="auto"/>
        <w:ind w:left="357" w:hanging="357"/>
      </w:pPr>
      <w:r>
        <w:t>Introdução</w:t>
      </w:r>
    </w:p>
    <w:p w14:paraId="61FC0618" w14:textId="77777777" w:rsidR="00346DE2" w:rsidRDefault="00346DE2" w:rsidP="00346DE2">
      <w:pPr>
        <w:pStyle w:val="SeoPrimria"/>
        <w:spacing w:before="0" w:after="0" w:line="240" w:lineRule="auto"/>
      </w:pPr>
    </w:p>
    <w:p w14:paraId="1C82A415" w14:textId="77777777" w:rsidR="00346DE2" w:rsidRDefault="00346DE2" w:rsidP="00795237">
      <w:pPr>
        <w:spacing w:line="360" w:lineRule="auto"/>
        <w:rPr>
          <w:rFonts w:eastAsia="Times New Roman"/>
        </w:rPr>
      </w:pPr>
      <w:r>
        <w:t xml:space="preserve">  </w:t>
      </w:r>
      <w:proofErr w:type="spellStart"/>
      <w:r>
        <w:rPr>
          <w:rFonts w:eastAsia="Times New Roman"/>
        </w:rPr>
        <w:t>Nanomateriais</w:t>
      </w:r>
      <w:proofErr w:type="spellEnd"/>
      <w:r>
        <w:rPr>
          <w:rFonts w:eastAsia="Times New Roman"/>
        </w:rPr>
        <w:t xml:space="preserve">, são materiais que possuem dimensões em uma escala nanométrica. Esses materiais exibem propriedades únicas e distintas em comparação com seus equivalentes em escalas maiores, devido ao comportamento quântico e de superfície, tornando-os de grande interesse em diversas áreas da ciência e tecnologia (BORM et al. 2006). As </w:t>
      </w:r>
      <w:proofErr w:type="spellStart"/>
      <w:r>
        <w:rPr>
          <w:rFonts w:eastAsia="Times New Roman"/>
        </w:rPr>
        <w:t>nanofibras</w:t>
      </w:r>
      <w:proofErr w:type="spellEnd"/>
      <w:r>
        <w:rPr>
          <w:rFonts w:eastAsia="Times New Roman"/>
        </w:rPr>
        <w:t>, em particular, exibem características distintas, como elevada flexibilidade, proporção de aspecto significativa e propriedades anisotrópicas, o que lhes proporciona um desempenho superior em comparação com as fibras em escala maior. (LIU et al., 2010).</w:t>
      </w:r>
    </w:p>
    <w:p w14:paraId="5ADD798B" w14:textId="77777777" w:rsidR="00346DE2" w:rsidRDefault="00346DE2" w:rsidP="00795237">
      <w:pPr>
        <w:spacing w:line="360" w:lineRule="auto"/>
        <w:rPr>
          <w:rFonts w:eastAsia="Times New Roman"/>
        </w:rPr>
      </w:pPr>
      <w:r>
        <w:rPr>
          <w:rFonts w:eastAsia="Times New Roman"/>
        </w:rPr>
        <w:t xml:space="preserve">As </w:t>
      </w:r>
      <w:proofErr w:type="spellStart"/>
      <w:r>
        <w:rPr>
          <w:rFonts w:eastAsia="Times New Roman"/>
        </w:rPr>
        <w:t>nanofibras</w:t>
      </w:r>
      <w:proofErr w:type="spellEnd"/>
      <w:r>
        <w:rPr>
          <w:rFonts w:eastAsia="Times New Roman"/>
        </w:rPr>
        <w:t xml:space="preserve"> podem ser obtidas por diferentes métodos.  A técnica </w:t>
      </w:r>
      <w:proofErr w:type="spellStart"/>
      <w:r>
        <w:rPr>
          <w:rFonts w:eastAsia="Times New Roman"/>
          <w:i/>
        </w:rPr>
        <w:t>Solution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Blow</w:t>
      </w:r>
      <w:proofErr w:type="spellEnd"/>
      <w:r>
        <w:rPr>
          <w:rFonts w:eastAsia="Times New Roman"/>
          <w:i/>
        </w:rPr>
        <w:t xml:space="preserve"> </w:t>
      </w:r>
      <w:proofErr w:type="spellStart"/>
      <w:r>
        <w:rPr>
          <w:rFonts w:eastAsia="Times New Roman"/>
          <w:i/>
        </w:rPr>
        <w:t>Spinning</w:t>
      </w:r>
      <w:proofErr w:type="spellEnd"/>
      <w:r>
        <w:rPr>
          <w:rFonts w:eastAsia="Times New Roman"/>
        </w:rPr>
        <w:t xml:space="preserve"> (SBS), apresenta-se como uma alternativa altamente promissora. Isso se deve ao seu baixo custo, facilidade de manipulação e menor consumo energético em comparação com a </w:t>
      </w:r>
      <w:proofErr w:type="spellStart"/>
      <w:r>
        <w:rPr>
          <w:rFonts w:eastAsia="Times New Roman"/>
        </w:rPr>
        <w:t>eletrofiação</w:t>
      </w:r>
      <w:proofErr w:type="spellEnd"/>
      <w:r>
        <w:rPr>
          <w:rFonts w:eastAsia="Times New Roman"/>
        </w:rPr>
        <w:t xml:space="preserve">, uma técnica que possui baixa taxa de produção, tornando-a inviável para escalas industriais (Medeiros et al., 2009). Enquanto a </w:t>
      </w:r>
      <w:proofErr w:type="spellStart"/>
      <w:r>
        <w:rPr>
          <w:rFonts w:eastAsia="Times New Roman"/>
        </w:rPr>
        <w:t>eletrofiação</w:t>
      </w:r>
      <w:proofErr w:type="spellEnd"/>
      <w:r>
        <w:rPr>
          <w:rFonts w:eastAsia="Times New Roman"/>
        </w:rPr>
        <w:t xml:space="preserve"> utiliza forças elétricas para produzir </w:t>
      </w:r>
      <w:proofErr w:type="spellStart"/>
      <w:r>
        <w:rPr>
          <w:rFonts w:eastAsia="Times New Roman"/>
        </w:rPr>
        <w:t>nanofibras</w:t>
      </w:r>
      <w:proofErr w:type="spellEnd"/>
      <w:r>
        <w:rPr>
          <w:rFonts w:eastAsia="Times New Roman"/>
        </w:rPr>
        <w:t xml:space="preserve">, na SBS, as forças motrizes são geradas por um gás pressurizado, aproveitando as forças aerodinâmicas para o processo. Essa abordagem inovadora possibilita a produção eficiente de </w:t>
      </w:r>
      <w:proofErr w:type="spellStart"/>
      <w:r>
        <w:rPr>
          <w:rFonts w:eastAsia="Times New Roman"/>
        </w:rPr>
        <w:t>nanofibras</w:t>
      </w:r>
      <w:proofErr w:type="spellEnd"/>
      <w:r>
        <w:rPr>
          <w:rFonts w:eastAsia="Times New Roman"/>
        </w:rPr>
        <w:t xml:space="preserve"> em maior quantidade, tornando a SBS uma opção atrativa para aplicações de larga escala.</w:t>
      </w:r>
    </w:p>
    <w:p w14:paraId="7D8CA102" w14:textId="77777777" w:rsidR="00346DE2" w:rsidRDefault="00346DE2" w:rsidP="00795237">
      <w:pPr>
        <w:spacing w:line="360" w:lineRule="auto"/>
        <w:rPr>
          <w:rFonts w:eastAsia="Times New Roman"/>
        </w:rPr>
      </w:pPr>
      <w:r>
        <w:rPr>
          <w:rFonts w:eastAsia="Times New Roman"/>
        </w:rPr>
        <w:t xml:space="preserve">No processo SBS, uma solução polimérica é injetada de forma contínua através de uma agulha interna em um bico concêntrico, resultando na formação de uma gota na sua extremidade, a qual é esticada pela corrente de gás em alta velocidade que flui através do bico externo produzindo as </w:t>
      </w:r>
      <w:proofErr w:type="spellStart"/>
      <w:r>
        <w:rPr>
          <w:rFonts w:eastAsia="Times New Roman"/>
        </w:rPr>
        <w:t>nanofibras</w:t>
      </w:r>
      <w:proofErr w:type="spellEnd"/>
      <w:r>
        <w:rPr>
          <w:rFonts w:eastAsia="Times New Roman"/>
        </w:rPr>
        <w:t xml:space="preserve"> (SUNDARRAJAN et al., 2014). A concentração da solução polimérica tem um papel importante na formação das fibras porque se a solução for muito diluída as moléculas em excesso do solvente tendem a ficar aglomeradas fazendo com </w:t>
      </w:r>
      <w:r>
        <w:rPr>
          <w:rFonts w:eastAsia="Times New Roman"/>
        </w:rPr>
        <w:lastRenderedPageBreak/>
        <w:t xml:space="preserve">que as fibras não cheguem secas ao coletor, formando assim, um filme contínuo. Quando a concentração é aumentada e as tensões de superfície são baixas as moléculas do solvente tem melhor interação com as cadeias poliméricas, diminuindo suas aglomerações e reduzindo a formação de </w:t>
      </w:r>
      <w:proofErr w:type="spellStart"/>
      <w:r>
        <w:rPr>
          <w:rFonts w:eastAsia="Times New Roman"/>
          <w:i/>
        </w:rPr>
        <w:t>beads</w:t>
      </w:r>
      <w:proofErr w:type="spellEnd"/>
      <w:r>
        <w:rPr>
          <w:rFonts w:eastAsia="Times New Roman"/>
        </w:rPr>
        <w:t xml:space="preserve"> ao longo das fibras (OLIVEIRA et al., 2011). Por outro lado, se a concentração for muito elevada pode entupir a matriz ou a bomba pode não ter força para impulsionar a solução muito viscosa.</w:t>
      </w:r>
    </w:p>
    <w:p w14:paraId="1709CFED" w14:textId="77777777" w:rsidR="00346DE2" w:rsidRDefault="00346DE2" w:rsidP="00795237">
      <w:pPr>
        <w:spacing w:before="240" w:line="360" w:lineRule="auto"/>
        <w:rPr>
          <w:rFonts w:eastAsia="Times New Roman"/>
        </w:rPr>
      </w:pPr>
      <w:r>
        <w:rPr>
          <w:rFonts w:eastAsia="Times New Roman"/>
        </w:rPr>
        <w:t xml:space="preserve">A avaliação da influência da concentração nas fibras produzidas pelo método SBS é fundamental para o desenvolvimento de materiais </w:t>
      </w:r>
      <w:proofErr w:type="spellStart"/>
      <w:r>
        <w:rPr>
          <w:rFonts w:eastAsia="Times New Roman"/>
        </w:rPr>
        <w:t>nanoestruturados</w:t>
      </w:r>
      <w:proofErr w:type="spellEnd"/>
      <w:r>
        <w:rPr>
          <w:rFonts w:eastAsia="Times New Roman"/>
        </w:rPr>
        <w:t xml:space="preserve"> com potencial para aplicações em áreas como catálise, medicina e tecnologias </w:t>
      </w:r>
      <w:proofErr w:type="gramStart"/>
      <w:r>
        <w:rPr>
          <w:rFonts w:eastAsia="Times New Roman"/>
        </w:rPr>
        <w:t>avançadas .</w:t>
      </w:r>
      <w:proofErr w:type="gramEnd"/>
      <w:r>
        <w:rPr>
          <w:rFonts w:eastAsia="Times New Roman"/>
        </w:rPr>
        <w:t xml:space="preserve"> No presente trabalho, busca-se comparar o efeito da concentração de poliamida 6 (PA6) na morfologia das fibras obtidas via </w:t>
      </w:r>
      <w:proofErr w:type="gramStart"/>
      <w:r>
        <w:rPr>
          <w:rFonts w:eastAsia="Times New Roman"/>
        </w:rPr>
        <w:t>SBS .</w:t>
      </w:r>
      <w:proofErr w:type="gramEnd"/>
      <w:r>
        <w:rPr>
          <w:rFonts w:eastAsia="Times New Roman"/>
        </w:rPr>
        <w:t xml:space="preserve"> A escolha da PA6 como material de estudo se justifica pelo seu potencial para aplicação em </w:t>
      </w:r>
      <w:proofErr w:type="spellStart"/>
      <w:r>
        <w:rPr>
          <w:rFonts w:eastAsia="Times New Roman"/>
        </w:rPr>
        <w:t>microextração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clorofenóis</w:t>
      </w:r>
      <w:proofErr w:type="spellEnd"/>
      <w:r>
        <w:rPr>
          <w:rFonts w:eastAsia="Times New Roman"/>
        </w:rPr>
        <w:t xml:space="preserve">, que são compostos químicos de relevância toxicológica. Além disso, a PA6 é conhecida por suas propriedades mecânicas e térmicas, tornando-a uma opção promissora para produzir </w:t>
      </w:r>
      <w:proofErr w:type="spellStart"/>
      <w:r>
        <w:rPr>
          <w:rFonts w:eastAsia="Times New Roman"/>
        </w:rPr>
        <w:t>nanofibras</w:t>
      </w:r>
      <w:proofErr w:type="spellEnd"/>
      <w:r>
        <w:rPr>
          <w:rFonts w:eastAsia="Times New Roman"/>
        </w:rPr>
        <w:t xml:space="preserve"> com características adequadas às necessidades de diferentes aplicações tecnológicas e biotecnológicas (BAGHERI et al. 2012). </w:t>
      </w:r>
    </w:p>
    <w:p w14:paraId="6E7A76DC" w14:textId="77777777" w:rsidR="00346DE2" w:rsidRPr="00E83139" w:rsidRDefault="00346DE2" w:rsidP="007E19F5">
      <w:pPr>
        <w:pStyle w:val="PargrafodaLista"/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before="240" w:line="360" w:lineRule="auto"/>
        <w:ind w:left="357" w:hanging="357"/>
        <w:rPr>
          <w:rFonts w:eastAsia="Times New Roman"/>
          <w:b/>
          <w:color w:val="000000"/>
        </w:rPr>
      </w:pPr>
      <w:r w:rsidRPr="00E83139">
        <w:rPr>
          <w:rFonts w:eastAsia="Times New Roman"/>
          <w:b/>
          <w:color w:val="000000"/>
        </w:rPr>
        <w:t>MATERIAIS E MÉTODOS</w:t>
      </w:r>
    </w:p>
    <w:p w14:paraId="6B2EC5DD" w14:textId="7AF01B3D" w:rsidR="00346DE2" w:rsidRPr="00E83139" w:rsidRDefault="00346DE2" w:rsidP="007E19F5">
      <w:pPr>
        <w:pStyle w:val="PargrafodaLista"/>
        <w:widowControl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="357" w:hanging="357"/>
        <w:rPr>
          <w:rFonts w:eastAsia="Times New Roman"/>
          <w:b/>
          <w:color w:val="000000"/>
        </w:rPr>
      </w:pPr>
      <w:r w:rsidRPr="00E83139">
        <w:rPr>
          <w:rFonts w:eastAsia="Times New Roman"/>
          <w:b/>
          <w:color w:val="000000"/>
        </w:rPr>
        <w:t>Materiais</w:t>
      </w:r>
    </w:p>
    <w:p w14:paraId="7C699782" w14:textId="77777777" w:rsidR="00346DE2" w:rsidRDefault="00346DE2" w:rsidP="00795237">
      <w:pPr>
        <w:spacing w:line="360" w:lineRule="auto"/>
        <w:rPr>
          <w:rFonts w:eastAsia="Times New Roman"/>
          <w:sz w:val="26"/>
          <w:szCs w:val="26"/>
        </w:rPr>
      </w:pPr>
      <w:r>
        <w:rPr>
          <w:rFonts w:eastAsia="Times New Roman"/>
        </w:rPr>
        <w:t xml:space="preserve">Os materiais utilizados neste estudo foram a poliamida 6 (PA6) fornecida pela empresa </w:t>
      </w:r>
      <w:proofErr w:type="spellStart"/>
      <w:r>
        <w:rPr>
          <w:rFonts w:eastAsia="Times New Roman"/>
        </w:rPr>
        <w:t>Radici</w:t>
      </w:r>
      <w:proofErr w:type="spellEnd"/>
      <w:r>
        <w:rPr>
          <w:rFonts w:eastAsia="Times New Roman"/>
        </w:rPr>
        <w:t xml:space="preserve">, e o ácido fórmico (CH2O2) adquirido da Casa Americana com pureza de 85%. O ácido fórmico foi utilizado como solvente na preparação da solução polimérica para o processo de fiação. </w:t>
      </w:r>
    </w:p>
    <w:p w14:paraId="79E6498A" w14:textId="545B9919" w:rsidR="00346DE2" w:rsidRPr="00E83139" w:rsidRDefault="00346DE2" w:rsidP="007E19F5">
      <w:pPr>
        <w:pStyle w:val="PargrafodaLista"/>
        <w:widowControl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before="240" w:line="360" w:lineRule="auto"/>
        <w:ind w:left="357" w:hanging="357"/>
        <w:rPr>
          <w:rFonts w:eastAsia="Times New Roman"/>
          <w:b/>
          <w:color w:val="000000"/>
        </w:rPr>
      </w:pPr>
      <w:r w:rsidRPr="00E83139">
        <w:rPr>
          <w:rFonts w:eastAsia="Times New Roman"/>
          <w:b/>
          <w:color w:val="000000"/>
        </w:rPr>
        <w:t>Metodologia</w:t>
      </w:r>
    </w:p>
    <w:p w14:paraId="12A021F4" w14:textId="77777777" w:rsidR="00346DE2" w:rsidRDefault="00346DE2" w:rsidP="00795237">
      <w:pPr>
        <w:spacing w:line="360" w:lineRule="auto"/>
        <w:rPr>
          <w:rFonts w:eastAsia="Times New Roman"/>
        </w:rPr>
      </w:pPr>
      <w:r>
        <w:rPr>
          <w:rFonts w:eastAsia="Times New Roman"/>
        </w:rPr>
        <w:t xml:space="preserve">Foram preparadas 4 soluções de PA6 mantendo a mesma quantidade de solvente (10 ml), porém variando a concentração do polímero em 15, 18, 20 e 22% (m/v).  Todas as soluções foram preparadas em um frasco fechado e colocadas sob agitação eletromagnética em temperatura ambiente até completa solubilização, o que demandou tempos diferenciados a depender do teor de polímero adicionado, quanto maior o teor, maior o tempo necessário para solubilizar. Após completa solubilização, as soluções foram transferidas para uma seringa e submetidas ao processo SBS utilizando os seguintes parâmetros: taxa de injeção de solução polimérica de 5.0 ml/h, pressão do gás comprimido de 2 bar, distância de </w:t>
      </w:r>
      <w:proofErr w:type="gramStart"/>
      <w:r>
        <w:rPr>
          <w:rFonts w:eastAsia="Times New Roman"/>
        </w:rPr>
        <w:t xml:space="preserve">trabalho  </w:t>
      </w:r>
      <w:r>
        <w:rPr>
          <w:rFonts w:eastAsia="Times New Roman"/>
        </w:rPr>
        <w:lastRenderedPageBreak/>
        <w:t>de</w:t>
      </w:r>
      <w:proofErr w:type="gramEnd"/>
      <w:r>
        <w:rPr>
          <w:rFonts w:eastAsia="Times New Roman"/>
        </w:rPr>
        <w:t xml:space="preserve"> 30 cm e distância de protrusão de 1 cm. A morfologia das fibras obtidas foi avaliada por MEV (VEGA3 TESCAN) e os diâmetros medidos através de um software analisador de imagens (</w:t>
      </w:r>
      <w:proofErr w:type="spellStart"/>
      <w:r>
        <w:rPr>
          <w:rFonts w:eastAsia="Times New Roman"/>
        </w:rPr>
        <w:t>Image</w:t>
      </w:r>
      <w:proofErr w:type="spellEnd"/>
      <w:r>
        <w:rPr>
          <w:rFonts w:eastAsia="Times New Roman"/>
        </w:rPr>
        <w:t xml:space="preserve"> J), utilizando 100 fibras para cada amostra. </w:t>
      </w:r>
    </w:p>
    <w:p w14:paraId="244359FF" w14:textId="77777777" w:rsidR="00346DE2" w:rsidRPr="00E83139" w:rsidRDefault="00346DE2" w:rsidP="007E19F5">
      <w:pPr>
        <w:pStyle w:val="PargrafodaLista"/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="357" w:hanging="357"/>
        <w:rPr>
          <w:rFonts w:eastAsia="Times New Roman"/>
          <w:b/>
          <w:color w:val="000000"/>
        </w:rPr>
      </w:pPr>
      <w:r w:rsidRPr="00E83139">
        <w:rPr>
          <w:rFonts w:eastAsia="Times New Roman"/>
          <w:b/>
          <w:color w:val="000000"/>
        </w:rPr>
        <w:t>RESULTADOS E DISCUSSÃO</w:t>
      </w:r>
    </w:p>
    <w:p w14:paraId="46E042A2" w14:textId="77777777" w:rsidR="00346DE2" w:rsidRDefault="00346DE2" w:rsidP="00795237">
      <w:pPr>
        <w:spacing w:line="360" w:lineRule="auto"/>
        <w:rPr>
          <w:rFonts w:eastAsia="Times New Roman"/>
        </w:rPr>
      </w:pPr>
      <w:r>
        <w:rPr>
          <w:rFonts w:eastAsia="Times New Roman"/>
        </w:rPr>
        <w:t xml:space="preserve">Foi observado visualmente que com concentrações menores de polímero, a exemplo da solução com 15% (m/v), a viscosidade da solução também era inferior quando comparada às soluções com maiores teores de PA6 e isso afetou diretamente no rendimento final, indicando que a viscosidade é um fator preponderante para a produção de </w:t>
      </w:r>
      <w:proofErr w:type="spellStart"/>
      <w:r>
        <w:rPr>
          <w:rFonts w:eastAsia="Times New Roman"/>
        </w:rPr>
        <w:t>nanofibras</w:t>
      </w:r>
      <w:proofErr w:type="spellEnd"/>
      <w:r>
        <w:rPr>
          <w:rFonts w:eastAsia="Times New Roman"/>
        </w:rPr>
        <w:t xml:space="preserve">, onde com uma viscosidade muito baixa a solução fica muito fluida e não consegue ser estirada com tanta eficiência porém ao aumentar a viscosidade tem-se uma resistência muito grande da gota ao estiramento, podendo ocasionar entupimento do bico da matriz durante a fiação, conforme ocorreu com a solução com concentração de 22% (PA6-22) . </w:t>
      </w:r>
    </w:p>
    <w:p w14:paraId="7FF82FA1" w14:textId="41EE90CB" w:rsidR="00346DE2" w:rsidRDefault="00346DE2" w:rsidP="00FD5163">
      <w:pPr>
        <w:spacing w:line="360" w:lineRule="auto"/>
        <w:rPr>
          <w:rFonts w:eastAsia="Times New Roman"/>
        </w:rPr>
      </w:pPr>
      <w:r>
        <w:rPr>
          <w:rFonts w:eastAsia="Times New Roman"/>
        </w:rPr>
        <w:t xml:space="preserve">A morfologia das fibras obtidas com as diferentes concentrações de polímero pode </w:t>
      </w:r>
      <w:proofErr w:type="gramStart"/>
      <w:r>
        <w:rPr>
          <w:rFonts w:eastAsia="Times New Roman"/>
        </w:rPr>
        <w:t>ser  observada</w:t>
      </w:r>
      <w:proofErr w:type="gramEnd"/>
      <w:r>
        <w:rPr>
          <w:rFonts w:eastAsia="Times New Roman"/>
        </w:rPr>
        <w:t xml:space="preserve"> na Figura 1. As Figuras 1(a) e 1(b), representando as amostras obtidas </w:t>
      </w:r>
      <w:proofErr w:type="gramStart"/>
      <w:r>
        <w:rPr>
          <w:rFonts w:eastAsia="Times New Roman"/>
        </w:rPr>
        <w:t>com  as</w:t>
      </w:r>
      <w:proofErr w:type="gramEnd"/>
      <w:r>
        <w:rPr>
          <w:rFonts w:eastAsia="Times New Roman"/>
        </w:rPr>
        <w:t xml:space="preserve"> concentrações de 15 e 18% (PA6-15 e PA6-18), respectivamente, exibem fibras finas e emaranhadas, porém, é possível observar a presença de  defeitos tipo aglomerados sólidos. Na Figura 1(c), que representa a PA6-20, as fibras também são finas e emaranhadas, mas há poucos defeitos do tipo aglomerados. Na Figura 1(d), correspondente à PA6-22, as fibras também estão emaranhadas, mas com a presença de aglomerados sólidos de polímero. Tais aglomerados podem ter se formado em virtude de entupimentos momentâneos do bico da matriz durante a fiação, onde a solução solidificada no bico foi arrastada pela pressão do ar em direção ao coletor. A solução que proporcionou uma fiação satisfatória sem entupimentos foi a com concentração de 20% (PA6-20). Em relação aos diâmetros das fibras, todas as concentrações proporcionaram fibras com diâmetros pequenos, conforme pode ser visto na Figura 2. Os diâmetros máximos ficaram na faixa de 400 </w:t>
      </w:r>
      <w:proofErr w:type="spellStart"/>
      <w:r>
        <w:rPr>
          <w:rFonts w:eastAsia="Times New Roman"/>
        </w:rPr>
        <w:t>nm</w:t>
      </w:r>
      <w:proofErr w:type="spellEnd"/>
      <w:r>
        <w:rPr>
          <w:rFonts w:eastAsia="Times New Roman"/>
        </w:rPr>
        <w:t xml:space="preserve"> e os mínimos variaram de 58 a 98 </w:t>
      </w:r>
      <w:proofErr w:type="spellStart"/>
      <w:r>
        <w:rPr>
          <w:rFonts w:eastAsia="Times New Roman"/>
        </w:rPr>
        <w:t>nm</w:t>
      </w:r>
      <w:proofErr w:type="spellEnd"/>
      <w:r>
        <w:rPr>
          <w:rFonts w:eastAsia="Times New Roman"/>
        </w:rPr>
        <w:t xml:space="preserve">.  </w:t>
      </w:r>
    </w:p>
    <w:p w14:paraId="78359C7A" w14:textId="3BC0E144" w:rsidR="00F35621" w:rsidRDefault="00F35621" w:rsidP="00FD5163">
      <w:pPr>
        <w:spacing w:line="360" w:lineRule="auto"/>
        <w:rPr>
          <w:rFonts w:eastAsia="Times New Roman"/>
        </w:rPr>
      </w:pPr>
    </w:p>
    <w:p w14:paraId="718ECBBC" w14:textId="0E2AE9EE" w:rsidR="00F35621" w:rsidRDefault="00F35621" w:rsidP="00FD5163">
      <w:pPr>
        <w:spacing w:line="360" w:lineRule="auto"/>
        <w:rPr>
          <w:rFonts w:eastAsia="Times New Roman"/>
        </w:rPr>
      </w:pPr>
    </w:p>
    <w:p w14:paraId="1F5D020A" w14:textId="4E240469" w:rsidR="00F35621" w:rsidRDefault="00F35621" w:rsidP="00FD5163">
      <w:pPr>
        <w:spacing w:line="360" w:lineRule="auto"/>
        <w:rPr>
          <w:rFonts w:eastAsia="Times New Roman"/>
        </w:rPr>
      </w:pPr>
    </w:p>
    <w:p w14:paraId="56CA149F" w14:textId="218607DB" w:rsidR="00F35621" w:rsidRDefault="00F35621" w:rsidP="00FD5163">
      <w:pPr>
        <w:spacing w:line="360" w:lineRule="auto"/>
        <w:rPr>
          <w:rFonts w:eastAsia="Times New Roman"/>
        </w:rPr>
      </w:pPr>
    </w:p>
    <w:p w14:paraId="2DE82C35" w14:textId="77777777" w:rsidR="00F35621" w:rsidRDefault="00F35621" w:rsidP="00FD5163">
      <w:pPr>
        <w:spacing w:line="360" w:lineRule="auto"/>
        <w:rPr>
          <w:rFonts w:eastAsia="Times New Roman"/>
        </w:rPr>
      </w:pPr>
    </w:p>
    <w:p w14:paraId="6F4825C0" w14:textId="5BF6F98E" w:rsidR="00346DE2" w:rsidRDefault="00346DE2" w:rsidP="00346DE2">
      <w:pPr>
        <w:spacing w:line="360" w:lineRule="auto"/>
        <w:rPr>
          <w:rFonts w:eastAsia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9C5D0F7" wp14:editId="6E6ED67F">
                <wp:simplePos x="0" y="0"/>
                <wp:positionH relativeFrom="margin">
                  <wp:posOffset>1161415</wp:posOffset>
                </wp:positionH>
                <wp:positionV relativeFrom="paragraph">
                  <wp:posOffset>-96520</wp:posOffset>
                </wp:positionV>
                <wp:extent cx="3695700" cy="466725"/>
                <wp:effectExtent l="0" t="0" r="0" b="9525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4667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10D3E3" w14:textId="53FB4084" w:rsidR="00346DE2" w:rsidRPr="00581E44" w:rsidRDefault="00346DE2" w:rsidP="00346DE2">
                            <w:pPr>
                              <w:pStyle w:val="Legenda"/>
                              <w:ind w:firstLine="0"/>
                              <w:jc w:val="center"/>
                              <w:rPr>
                                <w:rFonts w:cs="Times New Roman"/>
                                <w:noProof/>
                              </w:rPr>
                            </w:pPr>
                            <w:r w:rsidRPr="0041684E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 xml:space="preserve">Figura </w:t>
                            </w:r>
                            <w:r w:rsidRPr="0041684E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41684E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instrText xml:space="preserve"> SEQ Figura \* ARABIC </w:instrText>
                            </w:r>
                            <w:r w:rsidRPr="0041684E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836BC4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</w:rPr>
                              <w:t>1</w:t>
                            </w:r>
                            <w:r w:rsidRPr="0041684E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41684E">
                              <w:rPr>
                                <w:i w:val="0"/>
                                <w:iCs w:val="0"/>
                              </w:rPr>
                              <w:t>- MEV das fibras na resolução de 10.000x:</w:t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t xml:space="preserve"> </w:t>
                            </w:r>
                            <w:r w:rsidRPr="0041684E">
                              <w:rPr>
                                <w:i w:val="0"/>
                                <w:iCs w:val="0"/>
                              </w:rPr>
                              <w:t>a) PA6-15; b) PA6-18; c) PA6-20; d) PA6-22</w:t>
                            </w:r>
                            <w:r w:rsidRPr="00203B0D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C5D0F7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91.45pt;margin-top:-7.6pt;width:291pt;height:36.7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" stroked="f">
                <v:textbox inset="0,0,0,0">
                  <w:txbxContent>
                    <w:p w14:paraId="0210D3E3" w14:textId="53FB4084" w:rsidR="00346DE2" w:rsidRPr="00581E44" w:rsidRDefault="00346DE2" w:rsidP="00346DE2">
                      <w:pPr>
                        <w:pStyle w:val="Legenda"/>
                        <w:ind w:firstLine="0"/>
                        <w:jc w:val="center"/>
                        <w:rPr>
                          <w:rFonts w:cs="Times New Roman"/>
                          <w:noProof/>
                        </w:rPr>
                      </w:pPr>
                      <w:r w:rsidRPr="0041684E">
                        <w:rPr>
                          <w:b/>
                          <w:bCs/>
                          <w:i w:val="0"/>
                          <w:iCs w:val="0"/>
                        </w:rPr>
                        <w:t xml:space="preserve">Figura </w:t>
                      </w:r>
                      <w:r w:rsidRPr="0041684E">
                        <w:rPr>
                          <w:b/>
                          <w:bCs/>
                          <w:i w:val="0"/>
                          <w:iCs w:val="0"/>
                        </w:rPr>
                        <w:fldChar w:fldCharType="begin"/>
                      </w:r>
                      <w:r w:rsidRPr="0041684E">
                        <w:rPr>
                          <w:b/>
                          <w:bCs/>
                          <w:i w:val="0"/>
                          <w:iCs w:val="0"/>
                        </w:rPr>
                        <w:instrText xml:space="preserve"> SEQ Figura \* ARABIC </w:instrText>
                      </w:r>
                      <w:r w:rsidRPr="0041684E">
                        <w:rPr>
                          <w:b/>
                          <w:bCs/>
                          <w:i w:val="0"/>
                          <w:iCs w:val="0"/>
                        </w:rPr>
                        <w:fldChar w:fldCharType="separate"/>
                      </w:r>
                      <w:r w:rsidR="00836BC4">
                        <w:rPr>
                          <w:b/>
                          <w:bCs/>
                          <w:i w:val="0"/>
                          <w:iCs w:val="0"/>
                          <w:noProof/>
                        </w:rPr>
                        <w:t>1</w:t>
                      </w:r>
                      <w:r w:rsidRPr="0041684E">
                        <w:rPr>
                          <w:b/>
                          <w:bCs/>
                          <w:i w:val="0"/>
                          <w:iCs w:val="0"/>
                        </w:rPr>
                        <w:fldChar w:fldCharType="end"/>
                      </w:r>
                      <w:r w:rsidRPr="0041684E">
                        <w:rPr>
                          <w:i w:val="0"/>
                          <w:iCs w:val="0"/>
                        </w:rPr>
                        <w:t>- MEV das fibras na resolução de 10.000x:</w:t>
                      </w:r>
                      <w:r>
                        <w:rPr>
                          <w:i w:val="0"/>
                          <w:iCs w:val="0"/>
                        </w:rPr>
                        <w:t xml:space="preserve"> </w:t>
                      </w:r>
                      <w:r w:rsidRPr="0041684E">
                        <w:rPr>
                          <w:i w:val="0"/>
                          <w:iCs w:val="0"/>
                        </w:rPr>
                        <w:t>a) PA6-15; b) PA6-18; c) PA6-20; d) PA6-22</w:t>
                      </w:r>
                      <w:r w:rsidRPr="00203B0D"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DD371A" w14:textId="2CD09C7F" w:rsidR="00346DE2" w:rsidRDefault="00346DE2" w:rsidP="00346DE2">
      <w:pPr>
        <w:spacing w:line="360" w:lineRule="auto"/>
        <w:rPr>
          <w:rFonts w:eastAsia="Times New Roman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3360" behindDoc="0" locked="0" layoutInCell="1" allowOverlap="1" wp14:anchorId="017C4B8B" wp14:editId="2A9BCBDC">
            <wp:simplePos x="0" y="0"/>
            <wp:positionH relativeFrom="column">
              <wp:posOffset>1434465</wp:posOffset>
            </wp:positionH>
            <wp:positionV relativeFrom="paragraph">
              <wp:posOffset>191135</wp:posOffset>
            </wp:positionV>
            <wp:extent cx="3143250" cy="3381375"/>
            <wp:effectExtent l="0" t="0" r="0" b="9525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97C020" w14:textId="77777777" w:rsidR="00346DE2" w:rsidRDefault="00346DE2" w:rsidP="00346DE2">
      <w:pPr>
        <w:spacing w:line="360" w:lineRule="auto"/>
        <w:rPr>
          <w:rFonts w:eastAsia="Times New Roman"/>
        </w:rPr>
      </w:pPr>
    </w:p>
    <w:p w14:paraId="5AB28A1A" w14:textId="77777777" w:rsidR="00346DE2" w:rsidRDefault="00346DE2" w:rsidP="00346DE2">
      <w:pPr>
        <w:spacing w:line="360" w:lineRule="auto"/>
        <w:jc w:val="center"/>
        <w:rPr>
          <w:rFonts w:eastAsia="Times New Roman"/>
        </w:rPr>
      </w:pPr>
    </w:p>
    <w:p w14:paraId="0E68F8AA" w14:textId="77777777" w:rsidR="00346DE2" w:rsidRDefault="00346DE2" w:rsidP="00346DE2">
      <w:pPr>
        <w:spacing w:line="360" w:lineRule="auto"/>
        <w:rPr>
          <w:rFonts w:eastAsia="Times New Roman"/>
        </w:rPr>
      </w:pPr>
    </w:p>
    <w:p w14:paraId="6C1856D7" w14:textId="77777777" w:rsidR="00346DE2" w:rsidRDefault="00346DE2" w:rsidP="00346DE2">
      <w:pPr>
        <w:spacing w:line="360" w:lineRule="auto"/>
        <w:rPr>
          <w:rFonts w:eastAsia="Times New Roman"/>
        </w:rPr>
      </w:pPr>
    </w:p>
    <w:p w14:paraId="7CC86213" w14:textId="77777777" w:rsidR="00346DE2" w:rsidRDefault="00346DE2" w:rsidP="00346DE2">
      <w:pPr>
        <w:spacing w:line="360" w:lineRule="auto"/>
        <w:rPr>
          <w:rFonts w:eastAsia="Times New Roman"/>
        </w:rPr>
      </w:pPr>
    </w:p>
    <w:p w14:paraId="2E67695E" w14:textId="77777777" w:rsidR="00346DE2" w:rsidRDefault="00346DE2" w:rsidP="00346DE2">
      <w:pPr>
        <w:tabs>
          <w:tab w:val="left" w:pos="5760"/>
        </w:tabs>
        <w:spacing w:line="360" w:lineRule="auto"/>
        <w:rPr>
          <w:rFonts w:eastAsia="Times New Roman"/>
        </w:rPr>
      </w:pPr>
      <w:r>
        <w:rPr>
          <w:rFonts w:eastAsia="Times New Roman"/>
        </w:rPr>
        <w:tab/>
      </w:r>
    </w:p>
    <w:p w14:paraId="5041F55E" w14:textId="77777777" w:rsidR="00346DE2" w:rsidRPr="00462D56" w:rsidRDefault="00346DE2" w:rsidP="00346DE2">
      <w:pPr>
        <w:rPr>
          <w:rFonts w:eastAsia="Times New Roman"/>
        </w:rPr>
      </w:pPr>
    </w:p>
    <w:p w14:paraId="0D6EF629" w14:textId="77777777" w:rsidR="00346DE2" w:rsidRDefault="00346DE2" w:rsidP="00346DE2">
      <w:pPr>
        <w:rPr>
          <w:rFonts w:eastAsia="Times New Roman"/>
        </w:rPr>
      </w:pPr>
    </w:p>
    <w:p w14:paraId="74E642A8" w14:textId="77777777" w:rsidR="00346DE2" w:rsidRPr="00462D56" w:rsidRDefault="00346DE2" w:rsidP="00346DE2">
      <w:pPr>
        <w:rPr>
          <w:rFonts w:eastAsia="Times New Roman"/>
        </w:rPr>
      </w:pPr>
    </w:p>
    <w:p w14:paraId="618E8D8C" w14:textId="77777777" w:rsidR="00346DE2" w:rsidRDefault="00346DE2" w:rsidP="00346DE2">
      <w:pPr>
        <w:spacing w:line="360" w:lineRule="auto"/>
        <w:jc w:val="center"/>
        <w:rPr>
          <w:rFonts w:eastAsia="Times New Roman"/>
        </w:rPr>
      </w:pPr>
    </w:p>
    <w:p w14:paraId="09B25261" w14:textId="77777777" w:rsidR="00346DE2" w:rsidRDefault="00346DE2" w:rsidP="00346DE2">
      <w:pPr>
        <w:spacing w:line="360" w:lineRule="auto"/>
        <w:jc w:val="center"/>
        <w:rPr>
          <w:rFonts w:eastAsia="Times New Roman"/>
        </w:rPr>
      </w:pPr>
    </w:p>
    <w:p w14:paraId="649B0EFE" w14:textId="190F06CB" w:rsidR="00346DE2" w:rsidRDefault="00346DE2" w:rsidP="00346DE2">
      <w:pPr>
        <w:spacing w:line="360" w:lineRule="auto"/>
        <w:jc w:val="center"/>
        <w:rPr>
          <w:rFonts w:eastAsia="Times New Roman"/>
        </w:rPr>
      </w:pPr>
      <w:r>
        <w:rPr>
          <w:rFonts w:eastAsia="Times New Roman"/>
        </w:rPr>
        <w:t>Fonte: Autor</w:t>
      </w:r>
    </w:p>
    <w:p w14:paraId="778DA59B" w14:textId="77777777" w:rsidR="00346DE2" w:rsidRDefault="00346DE2" w:rsidP="00346DE2">
      <w:pPr>
        <w:spacing w:line="360" w:lineRule="auto"/>
        <w:rPr>
          <w:rFonts w:eastAsia="Times New Roman"/>
        </w:rPr>
      </w:pPr>
    </w:p>
    <w:p w14:paraId="5A5CA473" w14:textId="77777777" w:rsidR="00346DE2" w:rsidRDefault="00346DE2" w:rsidP="00346DE2">
      <w:pPr>
        <w:spacing w:line="360" w:lineRule="auto"/>
        <w:ind w:firstLine="0"/>
        <w:rPr>
          <w:rFonts w:eastAsia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B1B439" wp14:editId="245BA2B6">
                <wp:simplePos x="0" y="0"/>
                <wp:positionH relativeFrom="column">
                  <wp:posOffset>1082040</wp:posOffset>
                </wp:positionH>
                <wp:positionV relativeFrom="paragraph">
                  <wp:posOffset>-381635</wp:posOffset>
                </wp:positionV>
                <wp:extent cx="3872865" cy="457200"/>
                <wp:effectExtent l="0" t="0" r="0" b="0"/>
                <wp:wrapSquare wrapText="bothSides"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86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6FB3CD" w14:textId="2512EFAF" w:rsidR="00346DE2" w:rsidRPr="00462D56" w:rsidRDefault="00346DE2" w:rsidP="00346DE2">
                            <w:pPr>
                              <w:pStyle w:val="Legenda"/>
                              <w:ind w:firstLine="0"/>
                              <w:rPr>
                                <w:rFonts w:cs="Times New Roman"/>
                                <w:b/>
                                <w:i w:val="0"/>
                                <w:iCs w:val="0"/>
                                <w:noProof/>
                              </w:rPr>
                            </w:pPr>
                            <w:r w:rsidRPr="00462D56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 xml:space="preserve">Figura </w:t>
                            </w:r>
                            <w:r w:rsidRPr="00462D56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462D56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instrText xml:space="preserve"> SEQ Figura \* ARABIC </w:instrText>
                            </w:r>
                            <w:r w:rsidRPr="00462D56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836BC4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</w:rPr>
                              <w:t>2</w:t>
                            </w:r>
                            <w:r w:rsidRPr="00462D56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462D56">
                              <w:rPr>
                                <w:i w:val="0"/>
                                <w:iCs w:val="0"/>
                              </w:rPr>
                              <w:t xml:space="preserve"> - Gráfico representativo do diâmetro das fibras a) PA6-15; b) PA6-18; c) PA6-20; d) PA6-22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1B439" id="Caixa de Texto 5" o:spid="_x0000_s1027" type="#_x0000_t202" style="position:absolute;left:0;text-align:left;margin-left:85.2pt;margin-top:-30.05pt;width:304.95pt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" stroked="f">
                <v:textbox inset="0,0,0,0">
                  <w:txbxContent>
                    <w:p w14:paraId="626FB3CD" w14:textId="2512EFAF" w:rsidR="00346DE2" w:rsidRPr="00462D56" w:rsidRDefault="00346DE2" w:rsidP="00346DE2">
                      <w:pPr>
                        <w:pStyle w:val="Legenda"/>
                        <w:ind w:firstLine="0"/>
                        <w:rPr>
                          <w:rFonts w:cs="Times New Roman"/>
                          <w:b/>
                          <w:i w:val="0"/>
                          <w:iCs w:val="0"/>
                          <w:noProof/>
                        </w:rPr>
                      </w:pPr>
                      <w:r w:rsidRPr="00462D56">
                        <w:rPr>
                          <w:b/>
                          <w:bCs/>
                          <w:i w:val="0"/>
                          <w:iCs w:val="0"/>
                        </w:rPr>
                        <w:t xml:space="preserve">Figura </w:t>
                      </w:r>
                      <w:r w:rsidRPr="00462D56">
                        <w:rPr>
                          <w:b/>
                          <w:bCs/>
                          <w:i w:val="0"/>
                          <w:iCs w:val="0"/>
                        </w:rPr>
                        <w:fldChar w:fldCharType="begin"/>
                      </w:r>
                      <w:r w:rsidRPr="00462D56">
                        <w:rPr>
                          <w:b/>
                          <w:bCs/>
                          <w:i w:val="0"/>
                          <w:iCs w:val="0"/>
                        </w:rPr>
                        <w:instrText xml:space="preserve"> SEQ Figura \* ARABIC </w:instrText>
                      </w:r>
                      <w:r w:rsidRPr="00462D56">
                        <w:rPr>
                          <w:b/>
                          <w:bCs/>
                          <w:i w:val="0"/>
                          <w:iCs w:val="0"/>
                        </w:rPr>
                        <w:fldChar w:fldCharType="separate"/>
                      </w:r>
                      <w:r w:rsidR="00836BC4">
                        <w:rPr>
                          <w:b/>
                          <w:bCs/>
                          <w:i w:val="0"/>
                          <w:iCs w:val="0"/>
                          <w:noProof/>
                        </w:rPr>
                        <w:t>2</w:t>
                      </w:r>
                      <w:r w:rsidRPr="00462D56">
                        <w:rPr>
                          <w:b/>
                          <w:bCs/>
                          <w:i w:val="0"/>
                          <w:iCs w:val="0"/>
                        </w:rPr>
                        <w:fldChar w:fldCharType="end"/>
                      </w:r>
                      <w:r w:rsidRPr="00462D56">
                        <w:rPr>
                          <w:i w:val="0"/>
                          <w:iCs w:val="0"/>
                        </w:rPr>
                        <w:t xml:space="preserve"> - Gráfico representativo do diâmetro das fibras a) PA6-15; b) PA6-18; c) PA6-20; d) PA6-22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6A7DD5D7" wp14:editId="78817C02">
            <wp:simplePos x="0" y="0"/>
            <wp:positionH relativeFrom="column">
              <wp:posOffset>1082040</wp:posOffset>
            </wp:positionH>
            <wp:positionV relativeFrom="paragraph">
              <wp:posOffset>75565</wp:posOffset>
            </wp:positionV>
            <wp:extent cx="3872865" cy="3011221"/>
            <wp:effectExtent l="0" t="0" r="0" b="0"/>
            <wp:wrapSquare wrapText="bothSides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195" b="-3195"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3011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1DB78E" w14:textId="77777777" w:rsidR="00346DE2" w:rsidRDefault="00346DE2" w:rsidP="00346DE2">
      <w:pPr>
        <w:spacing w:line="360" w:lineRule="auto"/>
        <w:ind w:firstLine="0"/>
        <w:rPr>
          <w:rFonts w:eastAsia="Times New Roman"/>
        </w:rPr>
      </w:pPr>
    </w:p>
    <w:p w14:paraId="22178C05" w14:textId="77777777" w:rsidR="00346DE2" w:rsidRDefault="00346DE2" w:rsidP="00346DE2">
      <w:pPr>
        <w:spacing w:line="360" w:lineRule="auto"/>
        <w:ind w:firstLine="0"/>
        <w:rPr>
          <w:rFonts w:eastAsia="Times New Roman"/>
        </w:rPr>
      </w:pPr>
    </w:p>
    <w:p w14:paraId="7C634F97" w14:textId="77777777" w:rsidR="00346DE2" w:rsidRDefault="00346DE2" w:rsidP="00346DE2">
      <w:pPr>
        <w:spacing w:line="360" w:lineRule="auto"/>
        <w:ind w:firstLine="0"/>
        <w:rPr>
          <w:rFonts w:eastAsia="Times New Roman"/>
        </w:rPr>
      </w:pPr>
    </w:p>
    <w:p w14:paraId="08F14168" w14:textId="77777777" w:rsidR="00346DE2" w:rsidRDefault="00346DE2" w:rsidP="00346DE2">
      <w:pPr>
        <w:spacing w:line="360" w:lineRule="auto"/>
        <w:ind w:firstLine="0"/>
        <w:rPr>
          <w:rFonts w:eastAsia="Times New Roman"/>
        </w:rPr>
      </w:pPr>
    </w:p>
    <w:p w14:paraId="2A66D57A" w14:textId="77777777" w:rsidR="00346DE2" w:rsidRDefault="00346DE2" w:rsidP="00346DE2">
      <w:pPr>
        <w:spacing w:line="360" w:lineRule="auto"/>
        <w:ind w:firstLine="0"/>
        <w:rPr>
          <w:rFonts w:eastAsia="Times New Roman"/>
        </w:rPr>
      </w:pPr>
    </w:p>
    <w:p w14:paraId="4618609E" w14:textId="77777777" w:rsidR="00346DE2" w:rsidRDefault="00346DE2" w:rsidP="00346DE2">
      <w:pPr>
        <w:spacing w:line="360" w:lineRule="auto"/>
        <w:ind w:firstLine="0"/>
        <w:rPr>
          <w:rFonts w:eastAsia="Times New Roman"/>
        </w:rPr>
      </w:pPr>
    </w:p>
    <w:p w14:paraId="303F6930" w14:textId="77777777" w:rsidR="00346DE2" w:rsidRDefault="00346DE2" w:rsidP="00346DE2">
      <w:pPr>
        <w:spacing w:line="360" w:lineRule="auto"/>
        <w:ind w:firstLine="0"/>
        <w:rPr>
          <w:rFonts w:eastAsia="Times New Roman"/>
        </w:rPr>
      </w:pPr>
    </w:p>
    <w:p w14:paraId="0BB31D79" w14:textId="77777777" w:rsidR="00346DE2" w:rsidRDefault="00346DE2" w:rsidP="00346DE2">
      <w:pPr>
        <w:spacing w:line="360" w:lineRule="auto"/>
        <w:ind w:firstLine="0"/>
        <w:rPr>
          <w:rFonts w:eastAsia="Times New Roman"/>
        </w:rPr>
      </w:pPr>
    </w:p>
    <w:p w14:paraId="717E65EC" w14:textId="77777777" w:rsidR="00346DE2" w:rsidRDefault="00346DE2" w:rsidP="00346DE2">
      <w:pPr>
        <w:spacing w:line="360" w:lineRule="auto"/>
        <w:ind w:firstLine="0"/>
        <w:rPr>
          <w:rFonts w:eastAsia="Times New Roman"/>
        </w:rPr>
      </w:pPr>
    </w:p>
    <w:p w14:paraId="19190D11" w14:textId="77777777" w:rsidR="00346DE2" w:rsidRDefault="00346DE2" w:rsidP="00346DE2">
      <w:pPr>
        <w:spacing w:line="36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Fonte: Autor</w:t>
      </w:r>
    </w:p>
    <w:p w14:paraId="7117023D" w14:textId="77777777" w:rsidR="00346DE2" w:rsidRDefault="00346DE2" w:rsidP="00346DE2">
      <w:pPr>
        <w:spacing w:line="360" w:lineRule="auto"/>
        <w:ind w:firstLine="0"/>
        <w:rPr>
          <w:rFonts w:eastAsia="Times New Roman"/>
        </w:rPr>
      </w:pPr>
    </w:p>
    <w:p w14:paraId="1ABDDFCA" w14:textId="77777777" w:rsidR="00346DE2" w:rsidRDefault="00346DE2" w:rsidP="00346DE2">
      <w:pPr>
        <w:spacing w:line="360" w:lineRule="auto"/>
        <w:ind w:firstLine="0"/>
        <w:rPr>
          <w:rFonts w:eastAsia="Times New Roman"/>
        </w:rPr>
      </w:pPr>
    </w:p>
    <w:p w14:paraId="013F0527" w14:textId="3A44A773" w:rsidR="00346DE2" w:rsidRPr="007E19F5" w:rsidRDefault="00346DE2" w:rsidP="007E19F5">
      <w:pPr>
        <w:pStyle w:val="PargrafodaLista"/>
        <w:widowControl/>
        <w:numPr>
          <w:ilvl w:val="0"/>
          <w:numId w:val="19"/>
        </w:numPr>
        <w:suppressAutoHyphens w:val="0"/>
        <w:spacing w:line="360" w:lineRule="auto"/>
        <w:ind w:left="357" w:hanging="357"/>
        <w:rPr>
          <w:rFonts w:eastAsia="Times New Roman"/>
          <w:b/>
        </w:rPr>
      </w:pPr>
      <w:r w:rsidRPr="007E19F5">
        <w:rPr>
          <w:rFonts w:eastAsia="Times New Roman"/>
          <w:b/>
        </w:rPr>
        <w:t>CONCLUSÃO</w:t>
      </w:r>
    </w:p>
    <w:p w14:paraId="69B5688E" w14:textId="77777777" w:rsidR="00346DE2" w:rsidRDefault="00346DE2" w:rsidP="00346DE2">
      <w:pPr>
        <w:spacing w:line="360" w:lineRule="auto"/>
        <w:rPr>
          <w:rFonts w:eastAsia="Times New Roman"/>
        </w:rPr>
      </w:pPr>
      <w:r>
        <w:rPr>
          <w:rFonts w:eastAsia="Times New Roman"/>
        </w:rPr>
        <w:t xml:space="preserve">Foi possível observar a influência significativa da concentração da solução na formação de </w:t>
      </w:r>
      <w:proofErr w:type="spellStart"/>
      <w:r>
        <w:rPr>
          <w:rFonts w:eastAsia="Times New Roman"/>
        </w:rPr>
        <w:t>nanofibras</w:t>
      </w:r>
      <w:proofErr w:type="spellEnd"/>
      <w:r>
        <w:rPr>
          <w:rFonts w:eastAsia="Times New Roman"/>
        </w:rPr>
        <w:t xml:space="preserve"> por meio do método </w:t>
      </w:r>
      <w:proofErr w:type="spellStart"/>
      <w:r>
        <w:rPr>
          <w:rFonts w:eastAsia="Times New Roman"/>
        </w:rPr>
        <w:t>Solution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Blow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Spinning</w:t>
      </w:r>
      <w:proofErr w:type="spellEnd"/>
      <w:r>
        <w:rPr>
          <w:rFonts w:eastAsia="Times New Roman"/>
        </w:rPr>
        <w:t xml:space="preserve"> (SBS). A variação da concentração da solução de polímero/ácido fórmico afetou diretamente as características e a qualidade das </w:t>
      </w:r>
      <w:proofErr w:type="spellStart"/>
      <w:r>
        <w:rPr>
          <w:rFonts w:eastAsia="Times New Roman"/>
        </w:rPr>
        <w:t>nanofibras</w:t>
      </w:r>
      <w:proofErr w:type="spellEnd"/>
      <w:r>
        <w:rPr>
          <w:rFonts w:eastAsia="Times New Roman"/>
        </w:rPr>
        <w:t xml:space="preserve"> obtidas. Constatou-se que, dentre as diferentes concentrações testadas, a solução com 20% de PA6 apresentou-se como a mais adequada para a fiação via SBS, proporcionando uma viscosidade ideal que permitiu uma fiação bem-sucedida, sem ocorrência de entupimentos no </w:t>
      </w:r>
      <w:proofErr w:type="gramStart"/>
      <w:r>
        <w:rPr>
          <w:rFonts w:eastAsia="Times New Roman"/>
        </w:rPr>
        <w:t>bico,  com</w:t>
      </w:r>
      <w:proofErr w:type="gramEnd"/>
      <w:r>
        <w:rPr>
          <w:rFonts w:eastAsia="Times New Roman"/>
        </w:rPr>
        <w:t xml:space="preserve"> um bom rendimento de fibras, e estas em escala nanométrica.</w:t>
      </w:r>
    </w:p>
    <w:p w14:paraId="6F79030D" w14:textId="77777777" w:rsidR="00346DE2" w:rsidRDefault="00346DE2" w:rsidP="00346DE2">
      <w:pPr>
        <w:spacing w:line="360" w:lineRule="auto"/>
        <w:rPr>
          <w:rFonts w:eastAsia="Times New Roman"/>
        </w:rPr>
      </w:pPr>
    </w:p>
    <w:p w14:paraId="1076EB82" w14:textId="77777777" w:rsidR="00346DE2" w:rsidRDefault="00346DE2" w:rsidP="00346DE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 xml:space="preserve">REFERÊNCIAS </w:t>
      </w:r>
    </w:p>
    <w:p w14:paraId="3D358F5A" w14:textId="77777777" w:rsidR="00346DE2" w:rsidRDefault="00346DE2" w:rsidP="00346DE2">
      <w:pPr>
        <w:rPr>
          <w:rFonts w:eastAsia="Times New Roman"/>
          <w:color w:val="000000"/>
        </w:rPr>
      </w:pPr>
    </w:p>
    <w:p w14:paraId="4AC94138" w14:textId="77777777" w:rsidR="00346DE2" w:rsidRDefault="00346DE2" w:rsidP="00346DE2">
      <w:pPr>
        <w:ind w:firstLine="0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ARAÚJO, R. G. </w:t>
      </w:r>
      <w:r>
        <w:rPr>
          <w:rFonts w:eastAsia="Times New Roman"/>
          <w:b/>
          <w:color w:val="000000"/>
        </w:rPr>
        <w:t>Análise das propriedades micro e macroscópicas de blendas de poliamida 4,6/poliamida6</w:t>
      </w:r>
      <w:r>
        <w:rPr>
          <w:rFonts w:eastAsia="Times New Roman"/>
          <w:color w:val="000000"/>
        </w:rPr>
        <w:t>. 2002. 71 f. Dissertação (Mestrado) - Curso de Ciência e Engenharia de Materiais, Universidade Federal de Santa Catarina, Florianópolis, 2002.</w:t>
      </w:r>
    </w:p>
    <w:p w14:paraId="25D7CCCC" w14:textId="77777777" w:rsidR="00346DE2" w:rsidRDefault="00346DE2" w:rsidP="00346DE2">
      <w:pPr>
        <w:rPr>
          <w:rFonts w:eastAsia="Times New Roman"/>
        </w:rPr>
      </w:pPr>
    </w:p>
    <w:p w14:paraId="62D88493" w14:textId="77777777" w:rsidR="00346DE2" w:rsidRDefault="00346DE2" w:rsidP="00346DE2">
      <w:pPr>
        <w:ind w:firstLine="0"/>
        <w:rPr>
          <w:rFonts w:eastAsia="Times New Roman"/>
        </w:rPr>
      </w:pPr>
      <w:r>
        <w:rPr>
          <w:rFonts w:eastAsia="Times New Roman"/>
        </w:rPr>
        <w:t xml:space="preserve">BAGHERI, H. et al. Novas </w:t>
      </w:r>
      <w:proofErr w:type="spellStart"/>
      <w:r>
        <w:rPr>
          <w:rFonts w:eastAsia="Times New Roman"/>
        </w:rPr>
        <w:t>nanofibras</w:t>
      </w:r>
      <w:proofErr w:type="spellEnd"/>
      <w:r>
        <w:rPr>
          <w:rFonts w:eastAsia="Times New Roman"/>
        </w:rPr>
        <w:t xml:space="preserve"> à base de poliamida preparadas pela técnica de </w:t>
      </w:r>
      <w:proofErr w:type="spellStart"/>
      <w:r>
        <w:rPr>
          <w:rFonts w:eastAsia="Times New Roman"/>
        </w:rPr>
        <w:t>eletrofiação</w:t>
      </w:r>
      <w:proofErr w:type="spellEnd"/>
      <w:r>
        <w:rPr>
          <w:rFonts w:eastAsia="Times New Roman"/>
        </w:rPr>
        <w:t xml:space="preserve"> para </w:t>
      </w:r>
      <w:proofErr w:type="spellStart"/>
      <w:r>
        <w:rPr>
          <w:rFonts w:eastAsia="Times New Roman"/>
        </w:rPr>
        <w:t>microextração</w:t>
      </w:r>
      <w:proofErr w:type="spellEnd"/>
      <w:r>
        <w:rPr>
          <w:rFonts w:eastAsia="Times New Roman"/>
        </w:rPr>
        <w:t xml:space="preserve"> em fase sólida em </w:t>
      </w:r>
      <w:proofErr w:type="spellStart"/>
      <w:r>
        <w:rPr>
          <w:rFonts w:eastAsia="Times New Roman"/>
        </w:rPr>
        <w:t>headspace</w:t>
      </w:r>
      <w:proofErr w:type="spellEnd"/>
      <w:r>
        <w:rPr>
          <w:rFonts w:eastAsia="Times New Roman"/>
        </w:rPr>
        <w:t xml:space="preserve"> de fenóis e </w:t>
      </w:r>
      <w:proofErr w:type="spellStart"/>
      <w:r>
        <w:rPr>
          <w:rFonts w:eastAsia="Times New Roman"/>
        </w:rPr>
        <w:t>clorofenóis</w:t>
      </w:r>
      <w:proofErr w:type="spellEnd"/>
      <w:r>
        <w:rPr>
          <w:rFonts w:eastAsia="Times New Roman"/>
        </w:rPr>
        <w:t xml:space="preserve"> de amostras ambientais. </w:t>
      </w:r>
      <w:sdt>
        <w:sdtPr>
          <w:tag w:val="goog_rdk_15"/>
          <w:id w:val="1125127205"/>
        </w:sdtPr>
        <w:sdtEndPr/>
        <w:sdtContent>
          <w:proofErr w:type="spellStart"/>
          <w:r>
            <w:rPr>
              <w:rFonts w:eastAsia="Times New Roman"/>
              <w:b/>
              <w:rPrChange w:id="0" w:author="Edvânia Trajano Teófilo" w:date="2023-08-01T12:31:00Z">
                <w:rPr>
                  <w:rFonts w:eastAsia="Times New Roman"/>
                </w:rPr>
              </w:rPrChange>
            </w:rPr>
            <w:t>Analytica</w:t>
          </w:r>
          <w:proofErr w:type="spellEnd"/>
          <w:r>
            <w:rPr>
              <w:rFonts w:eastAsia="Times New Roman"/>
              <w:b/>
              <w:rPrChange w:id="1" w:author="Edvânia Trajano Teófilo" w:date="2023-08-01T12:31:00Z">
                <w:rPr>
                  <w:rFonts w:eastAsia="Times New Roman"/>
                </w:rPr>
              </w:rPrChange>
            </w:rPr>
            <w:t xml:space="preserve"> </w:t>
          </w:r>
          <w:proofErr w:type="spellStart"/>
          <w:r>
            <w:rPr>
              <w:rFonts w:eastAsia="Times New Roman"/>
              <w:b/>
              <w:rPrChange w:id="2" w:author="Edvânia Trajano Teófilo" w:date="2023-08-01T12:31:00Z">
                <w:rPr>
                  <w:rFonts w:eastAsia="Times New Roman"/>
                </w:rPr>
              </w:rPrChange>
            </w:rPr>
            <w:t>Chimica</w:t>
          </w:r>
          <w:proofErr w:type="spellEnd"/>
          <w:r>
            <w:rPr>
              <w:rFonts w:eastAsia="Times New Roman"/>
              <w:b/>
              <w:rPrChange w:id="3" w:author="Edvânia Trajano Teófilo" w:date="2023-08-01T12:31:00Z">
                <w:rPr>
                  <w:rFonts w:eastAsia="Times New Roman"/>
                </w:rPr>
              </w:rPrChange>
            </w:rPr>
            <w:t xml:space="preserve"> acta</w:t>
          </w:r>
        </w:sdtContent>
      </w:sdt>
      <w:r>
        <w:rPr>
          <w:rFonts w:eastAsia="Times New Roman"/>
        </w:rPr>
        <w:t xml:space="preserve"> , v. 716, p. 34-39, 2012</w:t>
      </w:r>
    </w:p>
    <w:p w14:paraId="2762ECC5" w14:textId="77777777" w:rsidR="00346DE2" w:rsidRDefault="00346DE2" w:rsidP="00346DE2">
      <w:pPr>
        <w:rPr>
          <w:rFonts w:eastAsia="Times New Roman"/>
        </w:rPr>
      </w:pPr>
    </w:p>
    <w:p w14:paraId="19221497" w14:textId="77777777" w:rsidR="00346DE2" w:rsidRPr="001F4F1E" w:rsidRDefault="00346DE2" w:rsidP="00346DE2">
      <w:pPr>
        <w:ind w:firstLine="0"/>
        <w:rPr>
          <w:rFonts w:eastAsia="Times New Roman"/>
          <w:lang w:val="en-US"/>
        </w:rPr>
      </w:pPr>
      <w:r w:rsidRPr="00F35621">
        <w:rPr>
          <w:rFonts w:eastAsia="Times New Roman"/>
        </w:rPr>
        <w:t xml:space="preserve">BORM, P. J. A. et al. </w:t>
      </w:r>
      <w:sdt>
        <w:sdtPr>
          <w:tag w:val="goog_rdk_16"/>
          <w:id w:val="544343874"/>
        </w:sdtPr>
        <w:sdtEndPr/>
        <w:sdtContent>
          <w:del w:id="4" w:author="Edvânia Trajano Teófilo" w:date="2023-08-01T12:32:00Z">
            <w:r w:rsidRPr="00F35621">
              <w:rPr>
                <w:rFonts w:eastAsia="Times New Roman"/>
              </w:rPr>
              <w:delText>(2006)</w:delText>
            </w:r>
          </w:del>
        </w:sdtContent>
      </w:sdt>
      <w:r w:rsidRPr="00F35621">
        <w:rPr>
          <w:rFonts w:eastAsia="Times New Roman"/>
        </w:rPr>
        <w:t xml:space="preserve">. </w:t>
      </w:r>
      <w:r w:rsidRPr="001F4F1E">
        <w:rPr>
          <w:rFonts w:eastAsia="Times New Roman"/>
          <w:lang w:val="en-US"/>
        </w:rPr>
        <w:t xml:space="preserve">The potential risks of nanomaterials: a review carried out for ECETOC. </w:t>
      </w:r>
      <w:sdt>
        <w:sdtPr>
          <w:tag w:val="goog_rdk_17"/>
          <w:id w:val="-1494637704"/>
        </w:sdtPr>
        <w:sdtEndPr/>
        <w:sdtContent>
          <w:r w:rsidRPr="001F4F1E">
            <w:rPr>
              <w:rFonts w:eastAsia="Times New Roman"/>
              <w:b/>
              <w:lang w:val="en-US"/>
              <w:rPrChange w:id="5" w:author="Edvânia Trajano Teófilo" w:date="2023-08-01T12:32:00Z">
                <w:rPr>
                  <w:rFonts w:eastAsia="Times New Roman"/>
                </w:rPr>
              </w:rPrChange>
            </w:rPr>
            <w:t xml:space="preserve">Particle and </w:t>
          </w:r>
          <w:proofErr w:type="spellStart"/>
          <w:r w:rsidRPr="001F4F1E">
            <w:rPr>
              <w:rFonts w:eastAsia="Times New Roman"/>
              <w:b/>
              <w:lang w:val="en-US"/>
              <w:rPrChange w:id="6" w:author="Edvânia Trajano Teófilo" w:date="2023-08-01T12:32:00Z">
                <w:rPr>
                  <w:rFonts w:eastAsia="Times New Roman"/>
                </w:rPr>
              </w:rPrChange>
            </w:rPr>
            <w:t>Fibre</w:t>
          </w:r>
          <w:proofErr w:type="spellEnd"/>
          <w:r w:rsidRPr="001F4F1E">
            <w:rPr>
              <w:rFonts w:eastAsia="Times New Roman"/>
              <w:b/>
              <w:lang w:val="en-US"/>
              <w:rPrChange w:id="7" w:author="Edvânia Trajano Teófilo" w:date="2023-08-01T12:32:00Z">
                <w:rPr>
                  <w:rFonts w:eastAsia="Times New Roman"/>
                </w:rPr>
              </w:rPrChange>
            </w:rPr>
            <w:t xml:space="preserve"> Toxicology</w:t>
          </w:r>
        </w:sdtContent>
      </w:sdt>
      <w:r w:rsidRPr="001F4F1E">
        <w:rPr>
          <w:rFonts w:eastAsia="Times New Roman"/>
          <w:lang w:val="en-US"/>
        </w:rPr>
        <w:t xml:space="preserve">, </w:t>
      </w:r>
      <w:sdt>
        <w:sdtPr>
          <w:tag w:val="goog_rdk_18"/>
          <w:id w:val="-1983839437"/>
        </w:sdtPr>
        <w:sdtEndPr/>
        <w:sdtContent>
          <w:commentRangeStart w:id="8"/>
        </w:sdtContent>
      </w:sdt>
      <w:r w:rsidRPr="001F4F1E">
        <w:rPr>
          <w:rFonts w:eastAsia="Times New Roman"/>
          <w:lang w:val="en-US"/>
        </w:rPr>
        <w:t>3(1), 11</w:t>
      </w:r>
      <w:commentRangeEnd w:id="8"/>
      <w:sdt>
        <w:sdtPr>
          <w:tag w:val="goog_rdk_19"/>
          <w:id w:val="-1254198838"/>
        </w:sdtPr>
        <w:sdtEndPr/>
        <w:sdtContent>
          <w:ins w:id="9" w:author="Edvânia Trajano Teófilo" w:date="2023-08-01T12:32:00Z">
            <w:r>
              <w:commentReference w:id="8"/>
            </w:r>
            <w:r w:rsidRPr="001F4F1E">
              <w:rPr>
                <w:rFonts w:eastAsia="Times New Roman"/>
                <w:lang w:val="en-US"/>
              </w:rPr>
              <w:t>,</w:t>
            </w:r>
          </w:ins>
        </w:sdtContent>
      </w:sdt>
      <w:sdt>
        <w:sdtPr>
          <w:tag w:val="goog_rdk_20"/>
          <w:id w:val="-1155534168"/>
        </w:sdtPr>
        <w:sdtEndPr/>
        <w:sdtContent>
          <w:del w:id="10" w:author="Edvânia Trajano Teófilo" w:date="2023-08-01T12:32:00Z">
            <w:r w:rsidRPr="001F4F1E">
              <w:rPr>
                <w:rFonts w:eastAsia="Times New Roman"/>
                <w:lang w:val="en-US"/>
              </w:rPr>
              <w:delText>.</w:delText>
            </w:r>
          </w:del>
        </w:sdtContent>
      </w:sdt>
      <w:sdt>
        <w:sdtPr>
          <w:tag w:val="goog_rdk_21"/>
          <w:id w:val="-1980524268"/>
        </w:sdtPr>
        <w:sdtEndPr/>
        <w:sdtContent>
          <w:ins w:id="11" w:author="Edvânia Trajano Teófilo" w:date="2023-08-01T12:32:00Z">
            <w:r w:rsidRPr="001F4F1E">
              <w:rPr>
                <w:rFonts w:eastAsia="Times New Roman"/>
                <w:lang w:val="en-US"/>
              </w:rPr>
              <w:t>2006.</w:t>
            </w:r>
          </w:ins>
        </w:sdtContent>
      </w:sdt>
    </w:p>
    <w:p w14:paraId="4B7CA239" w14:textId="77777777" w:rsidR="00346DE2" w:rsidRPr="001F4F1E" w:rsidRDefault="00346DE2" w:rsidP="00346DE2">
      <w:pPr>
        <w:rPr>
          <w:rFonts w:ascii="ArialMT" w:eastAsia="ArialMT" w:hAnsi="ArialMT" w:cs="ArialMT"/>
          <w:color w:val="000000"/>
          <w:lang w:val="en-US"/>
        </w:rPr>
      </w:pPr>
    </w:p>
    <w:p w14:paraId="0768357C" w14:textId="77777777" w:rsidR="00346DE2" w:rsidRPr="001F4F1E" w:rsidRDefault="00346DE2" w:rsidP="00346DE2">
      <w:pPr>
        <w:ind w:firstLine="0"/>
        <w:rPr>
          <w:rFonts w:eastAsia="Times New Roman"/>
          <w:color w:val="000000"/>
          <w:lang w:val="en-US"/>
        </w:rPr>
      </w:pPr>
      <w:r w:rsidRPr="001F4F1E">
        <w:rPr>
          <w:rFonts w:eastAsia="Times New Roman"/>
          <w:color w:val="000000"/>
          <w:lang w:val="en-US"/>
        </w:rPr>
        <w:t xml:space="preserve">MEDEIROS, E. S. et al. Solution blow spinning: A new method to produce micro‐and nanofibers from polymer solutions. </w:t>
      </w:r>
      <w:r w:rsidRPr="001F4F1E">
        <w:rPr>
          <w:rFonts w:eastAsia="Times New Roman"/>
          <w:b/>
          <w:color w:val="000000"/>
          <w:lang w:val="en-US"/>
        </w:rPr>
        <w:t>Journal of applied polymer science</w:t>
      </w:r>
      <w:r w:rsidRPr="001F4F1E">
        <w:rPr>
          <w:rFonts w:eastAsia="Times New Roman"/>
          <w:color w:val="000000"/>
          <w:lang w:val="en-US"/>
        </w:rPr>
        <w:t>, v. 113, n. 4, p. 2322-2330, 2009.</w:t>
      </w:r>
    </w:p>
    <w:p w14:paraId="43D8822E" w14:textId="77777777" w:rsidR="00346DE2" w:rsidRPr="001F4F1E" w:rsidRDefault="00346DE2" w:rsidP="00346DE2">
      <w:pPr>
        <w:rPr>
          <w:rFonts w:eastAsia="Times New Roman"/>
          <w:lang w:val="en-US"/>
        </w:rPr>
      </w:pPr>
    </w:p>
    <w:p w14:paraId="6406F806" w14:textId="77777777" w:rsidR="00346DE2" w:rsidRPr="001F4F1E" w:rsidRDefault="00346DE2" w:rsidP="00346DE2">
      <w:pPr>
        <w:ind w:firstLine="0"/>
        <w:rPr>
          <w:rFonts w:eastAsia="Times New Roman"/>
          <w:lang w:val="en-US"/>
        </w:rPr>
      </w:pPr>
      <w:r w:rsidRPr="00F35621">
        <w:rPr>
          <w:rFonts w:eastAsia="Times New Roman"/>
        </w:rPr>
        <w:t xml:space="preserve">OLIVEIRA, J. E. et al. </w:t>
      </w:r>
      <w:r w:rsidRPr="001F4F1E">
        <w:rPr>
          <w:rFonts w:eastAsia="Times New Roman"/>
          <w:lang w:val="en-US"/>
        </w:rPr>
        <w:t>Nano and submicrometric fibers of poly(</w:t>
      </w:r>
      <w:proofErr w:type="gramStart"/>
      <w:r w:rsidRPr="001F4F1E">
        <w:rPr>
          <w:rFonts w:eastAsia="Times New Roman"/>
          <w:lang w:val="en-US"/>
        </w:rPr>
        <w:t>D,L</w:t>
      </w:r>
      <w:proofErr w:type="gramEnd"/>
      <w:r w:rsidRPr="001F4F1E">
        <w:rPr>
          <w:rFonts w:eastAsia="Times New Roman"/>
          <w:lang w:val="en-US"/>
        </w:rPr>
        <w:t xml:space="preserve">-Lactide) obtained by solution blow spinning: process and solution variables, </w:t>
      </w:r>
      <w:r w:rsidRPr="001F4F1E">
        <w:rPr>
          <w:rFonts w:eastAsia="Times New Roman"/>
          <w:b/>
          <w:lang w:val="en-US"/>
        </w:rPr>
        <w:t>Journal of Applied Polymer Science</w:t>
      </w:r>
      <w:r w:rsidRPr="001F4F1E">
        <w:rPr>
          <w:rFonts w:eastAsia="Times New Roman"/>
          <w:lang w:val="en-US"/>
        </w:rPr>
        <w:t>, 122 p. 3396-3405, 2011</w:t>
      </w:r>
    </w:p>
    <w:p w14:paraId="7A65EBCC" w14:textId="77777777" w:rsidR="00346DE2" w:rsidRPr="001F4F1E" w:rsidRDefault="00346DE2" w:rsidP="00346DE2">
      <w:pPr>
        <w:rPr>
          <w:rFonts w:eastAsia="Times New Roman"/>
          <w:lang w:val="en-US"/>
        </w:rPr>
      </w:pPr>
    </w:p>
    <w:p w14:paraId="3313E759" w14:textId="77777777" w:rsidR="00346DE2" w:rsidRPr="001F4F1E" w:rsidRDefault="00346DE2" w:rsidP="00346DE2">
      <w:pPr>
        <w:ind w:firstLine="0"/>
        <w:rPr>
          <w:rFonts w:eastAsia="Times New Roman"/>
          <w:lang w:val="en-US"/>
        </w:rPr>
      </w:pPr>
      <w:r w:rsidRPr="001F4F1E">
        <w:rPr>
          <w:rFonts w:eastAsia="Times New Roman"/>
          <w:lang w:val="en-US"/>
        </w:rPr>
        <w:t xml:space="preserve">SUNDARRAJAN, S. et al. Solution Blow Spinning of Polymeric and Ceramic Nanofibers and Their Applications. </w:t>
      </w:r>
      <w:sdt>
        <w:sdtPr>
          <w:tag w:val="goog_rdk_22"/>
          <w:id w:val="-495266426"/>
        </w:sdtPr>
        <w:sdtEndPr/>
        <w:sdtContent>
          <w:r w:rsidRPr="001F4F1E">
            <w:rPr>
              <w:rFonts w:eastAsia="Times New Roman"/>
              <w:b/>
              <w:lang w:val="en-US"/>
              <w:rPrChange w:id="12" w:author="Edvânia Trajano Teófilo" w:date="2023-08-01T12:33:00Z">
                <w:rPr>
                  <w:rFonts w:eastAsia="Times New Roman"/>
                </w:rPr>
              </w:rPrChange>
            </w:rPr>
            <w:t>Advances in Applied Ceramics</w:t>
          </w:r>
        </w:sdtContent>
      </w:sdt>
      <w:r w:rsidRPr="001F4F1E">
        <w:rPr>
          <w:rFonts w:eastAsia="Times New Roman"/>
          <w:lang w:val="en-US"/>
        </w:rPr>
        <w:t>, v. 113, n. 7, p. 443-458, 2014.</w:t>
      </w:r>
    </w:p>
    <w:p w14:paraId="4C73BD93" w14:textId="77777777" w:rsidR="00346DE2" w:rsidRDefault="00346DE2" w:rsidP="00C32530">
      <w:pPr>
        <w:spacing w:before="120"/>
        <w:ind w:firstLine="0"/>
        <w:rPr>
          <w:b/>
          <w:bCs/>
          <w:sz w:val="20"/>
          <w:szCs w:val="20"/>
        </w:rPr>
      </w:pPr>
    </w:p>
    <w:sectPr w:rsidR="00346DE2" w:rsidSect="004923C9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701" w:header="454" w:footer="454" w:gutter="0"/>
      <w:cols w:space="720"/>
      <w:formProt w:val="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8" w:author="Edvânia Trajano Teófilo" w:date="2023-08-01T12:33:00Z" w:initials="">
    <w:p w14:paraId="1A7F4FF1" w14:textId="17268AA0" w:rsidR="00346DE2" w:rsidRDefault="00497BAA" w:rsidP="001E2DE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Refdecoment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A7F4FF1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A7F4FF1" w16cid:durableId="287357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12C10" w14:textId="77777777" w:rsidR="00497BAA" w:rsidRDefault="00497BAA">
      <w:r>
        <w:separator/>
      </w:r>
    </w:p>
  </w:endnote>
  <w:endnote w:type="continuationSeparator" w:id="0">
    <w:p w14:paraId="1C92DD96" w14:textId="77777777" w:rsidR="00497BAA" w:rsidRDefault="00497BAA">
      <w:r>
        <w:continuationSeparator/>
      </w:r>
    </w:p>
  </w:endnote>
  <w:endnote w:type="continuationNotice" w:id="1">
    <w:p w14:paraId="71CBFAFC" w14:textId="77777777" w:rsidR="00497BAA" w:rsidRDefault="00497BA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MT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32003" w14:textId="02A962B1" w:rsidR="00D54E75" w:rsidRDefault="00183B38" w:rsidP="00183B38">
    <w:pPr>
      <w:ind w:firstLine="0"/>
      <w:jc w:val="center"/>
    </w:pPr>
    <w:r w:rsidRPr="004E2049">
      <w:rPr>
        <w:color w:val="001836"/>
      </w:rPr>
      <w:t>© I</w:t>
    </w:r>
    <w:r>
      <w:rPr>
        <w:color w:val="001836"/>
      </w:rPr>
      <w:t>V</w:t>
    </w:r>
    <w:r w:rsidRPr="004E2049">
      <w:rPr>
        <w:color w:val="001836"/>
      </w:rPr>
      <w:t xml:space="preserve"> CONPESQ, </w:t>
    </w:r>
    <w:r>
      <w:rPr>
        <w:color w:val="001836"/>
      </w:rPr>
      <w:t>3, 4 e 5 de outubro de 2</w:t>
    </w:r>
    <w:r w:rsidRPr="004E2049">
      <w:rPr>
        <w:color w:val="001836"/>
      </w:rPr>
      <w:t>02</w:t>
    </w:r>
    <w:r>
      <w:rPr>
        <w:color w:val="001836"/>
      </w:rPr>
      <w:t>3</w:t>
    </w:r>
    <w:r w:rsidRPr="004E2049">
      <w:rPr>
        <w:color w:val="001836"/>
      </w:rPr>
      <w:t>, Juazeiro do Norte, CE, Brasil.</w:t>
    </w:r>
    <w:r>
      <w:rPr>
        <w:noProof/>
        <w:color w:val="001836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373C0C3" wp14:editId="2475E33F">
              <wp:simplePos x="0" y="0"/>
              <wp:positionH relativeFrom="column">
                <wp:posOffset>-1240790</wp:posOffset>
              </wp:positionH>
              <wp:positionV relativeFrom="paragraph">
                <wp:posOffset>358470</wp:posOffset>
              </wp:positionV>
              <wp:extent cx="7720330" cy="181610"/>
              <wp:effectExtent l="0" t="0" r="13970" b="27940"/>
              <wp:wrapNone/>
              <wp:docPr id="68" name="Retângulo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0330" cy="181610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101CD299" id="Retângulo 68" o:spid="_x0000_s1026" style="position:absolute;margin-left:-97.7pt;margin-top:28.25pt;width:607.9pt;height:14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" fillcolor="#001836" strokecolor="#1f3763 [1604]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FC06B" w14:textId="068451B5" w:rsidR="003852BA" w:rsidRPr="004E2049" w:rsidRDefault="004923C9" w:rsidP="004E2049">
    <w:pPr>
      <w:ind w:firstLine="0"/>
      <w:jc w:val="center"/>
    </w:pPr>
    <w:r>
      <w:rPr>
        <w:noProof/>
        <w:color w:val="00183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9BC94E8" wp14:editId="20F54B05">
              <wp:simplePos x="0" y="0"/>
              <wp:positionH relativeFrom="column">
                <wp:posOffset>-1240790</wp:posOffset>
              </wp:positionH>
              <wp:positionV relativeFrom="paragraph">
                <wp:posOffset>354660</wp:posOffset>
              </wp:positionV>
              <wp:extent cx="7720343" cy="181991"/>
              <wp:effectExtent l="0" t="0" r="13970" b="27940"/>
              <wp:wrapNone/>
              <wp:docPr id="67" name="Retângulo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0343" cy="181991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59AEE9C9" id="Retângulo 67" o:spid="_x0000_s1026" style="position:absolute;margin-left:-97.7pt;margin-top:27.95pt;width:607.9pt;height:14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" fillcolor="#001836" strokecolor="#1f3763 [1604]" strokeweight="1pt"/>
          </w:pict>
        </mc:Fallback>
      </mc:AlternateContent>
    </w:r>
    <w:r w:rsidR="00CE4FA9" w:rsidRPr="004E2049">
      <w:rPr>
        <w:color w:val="001836"/>
      </w:rPr>
      <w:t>© I</w:t>
    </w:r>
    <w:r>
      <w:rPr>
        <w:color w:val="001836"/>
      </w:rPr>
      <w:t>V</w:t>
    </w:r>
    <w:r w:rsidR="00CE4FA9" w:rsidRPr="004E2049">
      <w:rPr>
        <w:color w:val="001836"/>
      </w:rPr>
      <w:t xml:space="preserve"> CONPESQ, </w:t>
    </w:r>
    <w:r>
      <w:rPr>
        <w:color w:val="001836"/>
      </w:rPr>
      <w:t>3, 4 e 5 de outubro de 2</w:t>
    </w:r>
    <w:r w:rsidR="00CE4FA9" w:rsidRPr="004E2049">
      <w:rPr>
        <w:color w:val="001836"/>
      </w:rPr>
      <w:t>02</w:t>
    </w:r>
    <w:r w:rsidR="003A1072">
      <w:rPr>
        <w:color w:val="001836"/>
      </w:rPr>
      <w:t>3</w:t>
    </w:r>
    <w:r w:rsidR="00CE4FA9" w:rsidRPr="004E2049">
      <w:rPr>
        <w:color w:val="001836"/>
      </w:rPr>
      <w:t>, Juazeiro do Norte, CE, Brasil.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2403A" w14:textId="77777777" w:rsidR="00497BAA" w:rsidRDefault="00497BAA">
      <w:r>
        <w:separator/>
      </w:r>
    </w:p>
  </w:footnote>
  <w:footnote w:type="continuationSeparator" w:id="0">
    <w:p w14:paraId="44EAD3E6" w14:textId="77777777" w:rsidR="00497BAA" w:rsidRDefault="00497BAA">
      <w:r>
        <w:continuationSeparator/>
      </w:r>
    </w:p>
  </w:footnote>
  <w:footnote w:type="continuationNotice" w:id="1">
    <w:p w14:paraId="6A2B18D5" w14:textId="77777777" w:rsidR="00497BAA" w:rsidRDefault="00497BA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5828E" w14:textId="2A8563CF" w:rsidR="00D54E75" w:rsidRDefault="00183B38" w:rsidP="00342518">
    <w:pPr>
      <w:pStyle w:val="Cabealho"/>
      <w:spacing w:after="240"/>
      <w:ind w:firstLine="0"/>
      <w:jc w:val="center"/>
    </w:pPr>
    <w:r>
      <w:rPr>
        <w:noProof/>
      </w:rPr>
      <w:drawing>
        <wp:inline distT="0" distB="0" distL="0" distR="0" wp14:anchorId="5A52D583" wp14:editId="463AD9D8">
          <wp:extent cx="2150669" cy="545447"/>
          <wp:effectExtent l="0" t="0" r="2540" b="7620"/>
          <wp:docPr id="69" name="Imagem 69" descr="Tex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m 69" descr="Texto&#10;&#10;Descrição gerada automaticamente com confiança méd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5" t="18604" r="22046" b="24567"/>
                  <a:stretch/>
                </pic:blipFill>
                <pic:spPr bwMode="auto">
                  <a:xfrm>
                    <a:off x="0" y="0"/>
                    <a:ext cx="2182177" cy="5534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23529">
      <w:rPr>
        <w:noProof/>
      </w:rPr>
      <w:drawing>
        <wp:anchor distT="0" distB="0" distL="114300" distR="114300" simplePos="0" relativeHeight="251658240" behindDoc="1" locked="0" layoutInCell="1" allowOverlap="1" wp14:anchorId="3DBEFF44" wp14:editId="0B252191">
          <wp:simplePos x="0" y="0"/>
          <wp:positionH relativeFrom="margin">
            <wp:posOffset>2790441</wp:posOffset>
          </wp:positionH>
          <wp:positionV relativeFrom="paragraph">
            <wp:posOffset>132833</wp:posOffset>
          </wp:positionV>
          <wp:extent cx="991240" cy="210495"/>
          <wp:effectExtent l="0" t="0" r="0" b="0"/>
          <wp:wrapNone/>
          <wp:docPr id="62" name="Imagem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m 2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1240" cy="210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F661C" w14:textId="4D6FD3E4" w:rsidR="00550AE2" w:rsidRPr="00C4575D" w:rsidRDefault="00293921" w:rsidP="00CE4FA9">
    <w:pPr>
      <w:pStyle w:val="Cabealho"/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7E6D8836" wp14:editId="395E1BE0">
              <wp:simplePos x="0" y="0"/>
              <wp:positionH relativeFrom="column">
                <wp:posOffset>1969452</wp:posOffset>
              </wp:positionH>
              <wp:positionV relativeFrom="paragraph">
                <wp:posOffset>-3335032</wp:posOffset>
              </wp:positionV>
              <wp:extent cx="1448818" cy="7572263"/>
              <wp:effectExtent l="5398" t="0" r="4762" b="4763"/>
              <wp:wrapNone/>
              <wp:docPr id="3" name="Fluxograma: Atras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448818" cy="7572263"/>
                      </a:xfrm>
                      <a:prstGeom prst="flowChartDelay">
                        <a:avLst/>
                      </a:prstGeom>
                      <a:blipFill dpi="0" rotWithShape="0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6D5BB40F" id="_x0000_t135" coordsize="21600,21600" o:spt="135" path="m10800,qx21600,10800,10800,21600l,21600,,xe">
              <v:stroke joinstyle="miter"/>
              <v:path gradientshapeok="t" o:connecttype="rect" textboxrect="0,3163,18437,18437"/>
            </v:shapetype>
            <v:shape id="Fluxograma: Atraso 3" o:spid="_x0000_s1026" type="#_x0000_t135" style="position:absolute;margin-left:155.05pt;margin-top:-262.6pt;width:114.1pt;height:596.2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" stroked="f" strokeweight="1pt">
              <v:fill r:id="rId2" o:title="" recolor="t" type="frame"/>
            </v:shape>
          </w:pict>
        </mc:Fallback>
      </mc:AlternateContent>
    </w:r>
    <w:r w:rsidR="00BF2D4B">
      <w:rPr>
        <w:noProof/>
      </w:rPr>
      <w:drawing>
        <wp:inline distT="0" distB="0" distL="0" distR="0" wp14:anchorId="204B0F4E" wp14:editId="08E55ED0">
          <wp:extent cx="3835378" cy="972719"/>
          <wp:effectExtent l="0" t="0" r="0" b="0"/>
          <wp:docPr id="64" name="Imagem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5" t="18604" r="22046" b="24567"/>
                  <a:stretch/>
                </pic:blipFill>
                <pic:spPr bwMode="auto">
                  <a:xfrm>
                    <a:off x="0" y="0"/>
                    <a:ext cx="3856648" cy="9781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081EAB4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55FAB2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F548D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4702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ECCCE6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1"/>
    <w:multiLevelType w:val="multilevel"/>
    <w:tmpl w:val="173006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3558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08043710"/>
    <w:multiLevelType w:val="hybridMultilevel"/>
    <w:tmpl w:val="1A8CF28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1371DD7"/>
    <w:multiLevelType w:val="hybridMultilevel"/>
    <w:tmpl w:val="127C867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3E8571A"/>
    <w:multiLevelType w:val="multilevel"/>
    <w:tmpl w:val="D0A250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27812F8"/>
    <w:multiLevelType w:val="hybridMultilevel"/>
    <w:tmpl w:val="D890B40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9CD4BD7"/>
    <w:multiLevelType w:val="multilevel"/>
    <w:tmpl w:val="843EA7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1" w15:restartNumberingAfterBreak="0">
    <w:nsid w:val="2ECB567F"/>
    <w:multiLevelType w:val="hybridMultilevel"/>
    <w:tmpl w:val="7F52FB38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F3B39"/>
    <w:multiLevelType w:val="hybridMultilevel"/>
    <w:tmpl w:val="EC9EF6D6"/>
    <w:lvl w:ilvl="0" w:tplc="A0DED69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F5DAE"/>
    <w:multiLevelType w:val="hybridMultilevel"/>
    <w:tmpl w:val="3054789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93251A"/>
    <w:multiLevelType w:val="hybridMultilevel"/>
    <w:tmpl w:val="402A0EC6"/>
    <w:lvl w:ilvl="0" w:tplc="B128D9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E15C01"/>
    <w:multiLevelType w:val="multilevel"/>
    <w:tmpl w:val="D0A250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2735C72"/>
    <w:multiLevelType w:val="hybridMultilevel"/>
    <w:tmpl w:val="74F4373A"/>
    <w:lvl w:ilvl="0" w:tplc="04160017">
      <w:start w:val="1"/>
      <w:numFmt w:val="lowerLetter"/>
      <w:lvlText w:val="%1)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ADE2613"/>
    <w:multiLevelType w:val="hybridMultilevel"/>
    <w:tmpl w:val="925439F2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6D77469"/>
    <w:multiLevelType w:val="hybridMultilevel"/>
    <w:tmpl w:val="B17C94BC"/>
    <w:lvl w:ilvl="0" w:tplc="2368CB4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9"/>
  </w:num>
  <w:num w:numId="4">
    <w:abstractNumId w:val="7"/>
  </w:num>
  <w:num w:numId="5">
    <w:abstractNumId w:val="6"/>
  </w:num>
  <w:num w:numId="6">
    <w:abstractNumId w:val="16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7"/>
  </w:num>
  <w:num w:numId="13">
    <w:abstractNumId w:val="11"/>
  </w:num>
  <w:num w:numId="14">
    <w:abstractNumId w:val="14"/>
  </w:num>
  <w:num w:numId="15">
    <w:abstractNumId w:val="12"/>
  </w:num>
  <w:num w:numId="16">
    <w:abstractNumId w:val="10"/>
  </w:num>
  <w:num w:numId="17">
    <w:abstractNumId w:val="8"/>
  </w:num>
  <w:num w:numId="18">
    <w:abstractNumId w:val="1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2BA"/>
    <w:rsid w:val="00003FEF"/>
    <w:rsid w:val="00005F18"/>
    <w:rsid w:val="0000761F"/>
    <w:rsid w:val="0002130F"/>
    <w:rsid w:val="00034A8C"/>
    <w:rsid w:val="00073344"/>
    <w:rsid w:val="000763F1"/>
    <w:rsid w:val="000C2942"/>
    <w:rsid w:val="000F789D"/>
    <w:rsid w:val="001079C2"/>
    <w:rsid w:val="00166073"/>
    <w:rsid w:val="0017322F"/>
    <w:rsid w:val="001808CB"/>
    <w:rsid w:val="001818FA"/>
    <w:rsid w:val="00183B38"/>
    <w:rsid w:val="001950FB"/>
    <w:rsid w:val="001A07DF"/>
    <w:rsid w:val="001A0F86"/>
    <w:rsid w:val="001C415A"/>
    <w:rsid w:val="001E2DE6"/>
    <w:rsid w:val="002057E7"/>
    <w:rsid w:val="00223529"/>
    <w:rsid w:val="00227E30"/>
    <w:rsid w:val="00245C79"/>
    <w:rsid w:val="002548A9"/>
    <w:rsid w:val="00267554"/>
    <w:rsid w:val="002858EA"/>
    <w:rsid w:val="0029159D"/>
    <w:rsid w:val="00293921"/>
    <w:rsid w:val="002A343E"/>
    <w:rsid w:val="002A654F"/>
    <w:rsid w:val="002B2FF5"/>
    <w:rsid w:val="002F7355"/>
    <w:rsid w:val="0031054A"/>
    <w:rsid w:val="0031070E"/>
    <w:rsid w:val="003365A4"/>
    <w:rsid w:val="00342518"/>
    <w:rsid w:val="00346D73"/>
    <w:rsid w:val="00346DE2"/>
    <w:rsid w:val="003852BA"/>
    <w:rsid w:val="003A09DA"/>
    <w:rsid w:val="003A1072"/>
    <w:rsid w:val="003C4AC4"/>
    <w:rsid w:val="003E25EB"/>
    <w:rsid w:val="00412631"/>
    <w:rsid w:val="00454239"/>
    <w:rsid w:val="004607B0"/>
    <w:rsid w:val="00490B06"/>
    <w:rsid w:val="004914FE"/>
    <w:rsid w:val="004923C9"/>
    <w:rsid w:val="00497BAA"/>
    <w:rsid w:val="004D0589"/>
    <w:rsid w:val="004E2049"/>
    <w:rsid w:val="00522582"/>
    <w:rsid w:val="00530732"/>
    <w:rsid w:val="00550AE2"/>
    <w:rsid w:val="00564A80"/>
    <w:rsid w:val="005743A5"/>
    <w:rsid w:val="005753FD"/>
    <w:rsid w:val="00594EAB"/>
    <w:rsid w:val="005E2AC5"/>
    <w:rsid w:val="005F7BE5"/>
    <w:rsid w:val="006166F9"/>
    <w:rsid w:val="00621295"/>
    <w:rsid w:val="006307EB"/>
    <w:rsid w:val="006658C7"/>
    <w:rsid w:val="00681B68"/>
    <w:rsid w:val="00683CD7"/>
    <w:rsid w:val="006C1179"/>
    <w:rsid w:val="006D208E"/>
    <w:rsid w:val="006E4CBA"/>
    <w:rsid w:val="006E4DCF"/>
    <w:rsid w:val="00703F77"/>
    <w:rsid w:val="00704829"/>
    <w:rsid w:val="00704F37"/>
    <w:rsid w:val="00705B99"/>
    <w:rsid w:val="00734CDA"/>
    <w:rsid w:val="0073502A"/>
    <w:rsid w:val="00775CAF"/>
    <w:rsid w:val="00793086"/>
    <w:rsid w:val="00795237"/>
    <w:rsid w:val="0079545B"/>
    <w:rsid w:val="007C5CE8"/>
    <w:rsid w:val="007E19F5"/>
    <w:rsid w:val="007F7182"/>
    <w:rsid w:val="00813D08"/>
    <w:rsid w:val="00822697"/>
    <w:rsid w:val="00836BC4"/>
    <w:rsid w:val="0084169E"/>
    <w:rsid w:val="00870AD6"/>
    <w:rsid w:val="00875D24"/>
    <w:rsid w:val="00881BC6"/>
    <w:rsid w:val="008835C6"/>
    <w:rsid w:val="00895055"/>
    <w:rsid w:val="008C7FD5"/>
    <w:rsid w:val="008D120C"/>
    <w:rsid w:val="00906F06"/>
    <w:rsid w:val="0091015C"/>
    <w:rsid w:val="00910D86"/>
    <w:rsid w:val="0092410F"/>
    <w:rsid w:val="0092686C"/>
    <w:rsid w:val="0093665F"/>
    <w:rsid w:val="00942D3C"/>
    <w:rsid w:val="009562E2"/>
    <w:rsid w:val="00971357"/>
    <w:rsid w:val="0098204D"/>
    <w:rsid w:val="009936B3"/>
    <w:rsid w:val="009C0CF9"/>
    <w:rsid w:val="00A128F4"/>
    <w:rsid w:val="00A23A20"/>
    <w:rsid w:val="00A27804"/>
    <w:rsid w:val="00A3729C"/>
    <w:rsid w:val="00A52B05"/>
    <w:rsid w:val="00A6132E"/>
    <w:rsid w:val="00A67009"/>
    <w:rsid w:val="00A67D11"/>
    <w:rsid w:val="00A87402"/>
    <w:rsid w:val="00A91993"/>
    <w:rsid w:val="00A977EB"/>
    <w:rsid w:val="00AE3597"/>
    <w:rsid w:val="00AF473C"/>
    <w:rsid w:val="00B14CD9"/>
    <w:rsid w:val="00B1619E"/>
    <w:rsid w:val="00B2226D"/>
    <w:rsid w:val="00B25A12"/>
    <w:rsid w:val="00B277F6"/>
    <w:rsid w:val="00B35811"/>
    <w:rsid w:val="00B36946"/>
    <w:rsid w:val="00B74E00"/>
    <w:rsid w:val="00BF2D4B"/>
    <w:rsid w:val="00BF2DC7"/>
    <w:rsid w:val="00C32530"/>
    <w:rsid w:val="00C4575D"/>
    <w:rsid w:val="00C51FA6"/>
    <w:rsid w:val="00C859A3"/>
    <w:rsid w:val="00CA3EB6"/>
    <w:rsid w:val="00CA5561"/>
    <w:rsid w:val="00CD114D"/>
    <w:rsid w:val="00CD37EA"/>
    <w:rsid w:val="00CE4FA9"/>
    <w:rsid w:val="00CE6118"/>
    <w:rsid w:val="00D022D9"/>
    <w:rsid w:val="00D05AB8"/>
    <w:rsid w:val="00D0645F"/>
    <w:rsid w:val="00D22AAE"/>
    <w:rsid w:val="00D32E50"/>
    <w:rsid w:val="00D41B31"/>
    <w:rsid w:val="00D4284F"/>
    <w:rsid w:val="00D46B12"/>
    <w:rsid w:val="00D511B1"/>
    <w:rsid w:val="00D54E75"/>
    <w:rsid w:val="00D94D09"/>
    <w:rsid w:val="00DB3360"/>
    <w:rsid w:val="00DC5A4A"/>
    <w:rsid w:val="00DC5CAB"/>
    <w:rsid w:val="00DC5D32"/>
    <w:rsid w:val="00DD3E3A"/>
    <w:rsid w:val="00DE660D"/>
    <w:rsid w:val="00DE760E"/>
    <w:rsid w:val="00E07C4B"/>
    <w:rsid w:val="00E11178"/>
    <w:rsid w:val="00E25054"/>
    <w:rsid w:val="00E35979"/>
    <w:rsid w:val="00E5201E"/>
    <w:rsid w:val="00E76C99"/>
    <w:rsid w:val="00E83139"/>
    <w:rsid w:val="00E870CC"/>
    <w:rsid w:val="00EC10C1"/>
    <w:rsid w:val="00EC55EF"/>
    <w:rsid w:val="00ED58F1"/>
    <w:rsid w:val="00EF5377"/>
    <w:rsid w:val="00EF5D8D"/>
    <w:rsid w:val="00F01B78"/>
    <w:rsid w:val="00F109AC"/>
    <w:rsid w:val="00F109D2"/>
    <w:rsid w:val="00F1281E"/>
    <w:rsid w:val="00F221CA"/>
    <w:rsid w:val="00F313C4"/>
    <w:rsid w:val="00F314ED"/>
    <w:rsid w:val="00F35621"/>
    <w:rsid w:val="00F90BDA"/>
    <w:rsid w:val="00FA2549"/>
    <w:rsid w:val="00FB4E16"/>
    <w:rsid w:val="00FB5D02"/>
    <w:rsid w:val="00FD5001"/>
    <w:rsid w:val="00FD5163"/>
    <w:rsid w:val="00FE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D4D176"/>
  <w15:docId w15:val="{56DE97BA-0B62-466C-8A67-75D8403A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EB6"/>
    <w:pPr>
      <w:widowControl w:val="0"/>
      <w:suppressAutoHyphens/>
      <w:spacing w:after="120"/>
      <w:ind w:firstLine="709"/>
      <w:jc w:val="both"/>
    </w:pPr>
    <w:rPr>
      <w:rFonts w:ascii="Times New Roman" w:eastAsia="Arial Unicode MS" w:hAnsi="Times New Roman"/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775CAF"/>
    <w:pPr>
      <w:keepNext/>
      <w:widowControl/>
      <w:spacing w:before="480" w:line="360" w:lineRule="auto"/>
      <w:ind w:firstLine="0"/>
      <w:outlineLvl w:val="0"/>
    </w:pPr>
    <w:rPr>
      <w:rFonts w:eastAsia="Times New Roman"/>
      <w:b/>
      <w:caps/>
      <w:color w:val="auto"/>
      <w:szCs w:val="20"/>
      <w:lang w:eastAsia="ar-SA"/>
    </w:rPr>
  </w:style>
  <w:style w:type="paragraph" w:styleId="Ttulo2">
    <w:name w:val="heading 2"/>
    <w:basedOn w:val="Normal"/>
    <w:next w:val="Normal"/>
    <w:link w:val="Ttulo2Char"/>
    <w:qFormat/>
    <w:rsid w:val="00704829"/>
    <w:pPr>
      <w:widowControl/>
      <w:spacing w:before="480" w:after="240" w:line="360" w:lineRule="auto"/>
      <w:ind w:firstLine="0"/>
      <w:outlineLvl w:val="1"/>
    </w:pPr>
    <w:rPr>
      <w:rFonts w:eastAsia="Times New Roman"/>
      <w:b/>
      <w:color w:val="auto"/>
      <w:szCs w:val="20"/>
      <w:lang w:eastAsia="ar-SA"/>
    </w:rPr>
  </w:style>
  <w:style w:type="paragraph" w:styleId="Ttulo3">
    <w:name w:val="heading 3"/>
    <w:basedOn w:val="Normal"/>
    <w:next w:val="Normal"/>
    <w:link w:val="Ttulo3Char"/>
    <w:qFormat/>
    <w:rsid w:val="009C0CF9"/>
    <w:pPr>
      <w:widowControl/>
      <w:numPr>
        <w:ilvl w:val="2"/>
        <w:numId w:val="1"/>
      </w:numPr>
      <w:spacing w:before="480" w:after="240" w:line="360" w:lineRule="auto"/>
      <w:ind w:left="624" w:hanging="624"/>
      <w:outlineLvl w:val="2"/>
    </w:pPr>
    <w:rPr>
      <w:rFonts w:eastAsia="Times New Roman" w:cs="Arial"/>
      <w:color w:val="auto"/>
      <w:szCs w:val="20"/>
      <w:lang w:eastAsia="ar-SA"/>
    </w:rPr>
  </w:style>
  <w:style w:type="paragraph" w:styleId="Ttulo4">
    <w:name w:val="heading 4"/>
    <w:basedOn w:val="Ttulo3"/>
    <w:next w:val="Normal"/>
    <w:link w:val="Ttulo4Char"/>
    <w:qFormat/>
    <w:rsid w:val="009C0CF9"/>
    <w:pPr>
      <w:numPr>
        <w:ilvl w:val="3"/>
      </w:numPr>
      <w:ind w:left="851" w:hanging="851"/>
      <w:jc w:val="left"/>
      <w:outlineLvl w:val="3"/>
    </w:pPr>
    <w:rPr>
      <w:i/>
    </w:rPr>
  </w:style>
  <w:style w:type="paragraph" w:styleId="Ttulo5">
    <w:name w:val="heading 5"/>
    <w:basedOn w:val="Normal"/>
    <w:next w:val="Normal"/>
    <w:link w:val="Ttulo5Char"/>
    <w:qFormat/>
    <w:rsid w:val="009C0CF9"/>
    <w:pPr>
      <w:widowControl/>
      <w:numPr>
        <w:ilvl w:val="4"/>
        <w:numId w:val="1"/>
      </w:numPr>
      <w:spacing w:before="40" w:line="360" w:lineRule="auto"/>
      <w:ind w:left="0" w:firstLine="0"/>
      <w:jc w:val="left"/>
      <w:outlineLvl w:val="4"/>
    </w:pPr>
    <w:rPr>
      <w:rFonts w:eastAsia="Times New Roman"/>
      <w:i/>
      <w:iCs/>
      <w:color w:val="auto"/>
      <w:sz w:val="22"/>
      <w:szCs w:val="22"/>
      <w:lang w:val="pt-PT" w:eastAsia="ar-SA"/>
    </w:rPr>
  </w:style>
  <w:style w:type="paragraph" w:styleId="Ttulo6">
    <w:name w:val="heading 6"/>
    <w:basedOn w:val="Normal"/>
    <w:next w:val="Normal"/>
    <w:link w:val="Ttulo6Char"/>
    <w:qFormat/>
    <w:rsid w:val="009C0CF9"/>
    <w:pPr>
      <w:widowControl/>
      <w:numPr>
        <w:ilvl w:val="5"/>
        <w:numId w:val="1"/>
      </w:numPr>
      <w:spacing w:before="240" w:after="60" w:line="360" w:lineRule="auto"/>
      <w:outlineLvl w:val="5"/>
    </w:pPr>
    <w:rPr>
      <w:rFonts w:eastAsia="Times New Roman" w:cs="Arial"/>
      <w:i/>
      <w:iCs/>
      <w:color w:val="auto"/>
      <w:sz w:val="22"/>
      <w:szCs w:val="22"/>
      <w:lang w:val="pt-PT" w:eastAsia="ar-SA"/>
    </w:rPr>
  </w:style>
  <w:style w:type="paragraph" w:styleId="Ttulo7">
    <w:name w:val="heading 7"/>
    <w:basedOn w:val="Normal"/>
    <w:next w:val="Normal"/>
    <w:link w:val="Ttulo7Char"/>
    <w:qFormat/>
    <w:rsid w:val="009C0CF9"/>
    <w:pPr>
      <w:widowControl/>
      <w:numPr>
        <w:ilvl w:val="6"/>
        <w:numId w:val="1"/>
      </w:numPr>
      <w:spacing w:before="240" w:after="60" w:line="360" w:lineRule="auto"/>
      <w:outlineLvl w:val="6"/>
    </w:pPr>
    <w:rPr>
      <w:rFonts w:eastAsia="Times New Roman" w:cs="Arial"/>
      <w:color w:val="auto"/>
      <w:szCs w:val="20"/>
      <w:lang w:val="pt-PT" w:eastAsia="ar-SA"/>
    </w:rPr>
  </w:style>
  <w:style w:type="paragraph" w:styleId="Ttulo8">
    <w:name w:val="heading 8"/>
    <w:basedOn w:val="Normal"/>
    <w:next w:val="Normal"/>
    <w:link w:val="Ttulo8Char"/>
    <w:qFormat/>
    <w:rsid w:val="009C0CF9"/>
    <w:pPr>
      <w:widowControl/>
      <w:numPr>
        <w:ilvl w:val="7"/>
        <w:numId w:val="1"/>
      </w:numPr>
      <w:spacing w:before="240" w:after="60" w:line="360" w:lineRule="auto"/>
      <w:outlineLvl w:val="7"/>
    </w:pPr>
    <w:rPr>
      <w:rFonts w:eastAsia="Times New Roman" w:cs="Arial"/>
      <w:i/>
      <w:iCs/>
      <w:color w:val="auto"/>
      <w:szCs w:val="20"/>
      <w:lang w:val="pt-PT" w:eastAsia="ar-SA"/>
    </w:rPr>
  </w:style>
  <w:style w:type="paragraph" w:styleId="Ttulo9">
    <w:name w:val="heading 9"/>
    <w:basedOn w:val="Normal"/>
    <w:next w:val="Normal"/>
    <w:link w:val="Ttulo9Char"/>
    <w:qFormat/>
    <w:rsid w:val="009C0CF9"/>
    <w:pPr>
      <w:widowControl/>
      <w:numPr>
        <w:ilvl w:val="8"/>
        <w:numId w:val="1"/>
      </w:numPr>
      <w:spacing w:before="240" w:after="60" w:line="360" w:lineRule="auto"/>
      <w:outlineLvl w:val="8"/>
    </w:pPr>
    <w:rPr>
      <w:rFonts w:eastAsia="Times New Roman" w:cs="Arial"/>
      <w:i/>
      <w:iCs/>
      <w:color w:val="auto"/>
      <w:sz w:val="18"/>
      <w:szCs w:val="18"/>
      <w:lang w:val="pt-PT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TtuloChar">
    <w:name w:val="Título Char"/>
    <w:qFormat/>
    <w:rPr>
      <w:rFonts w:ascii="Arial" w:eastAsia="Times New Roman" w:hAnsi="Arial" w:cs="Times New Roman"/>
      <w:b/>
      <w:bCs/>
      <w:caps/>
      <w:sz w:val="28"/>
      <w:szCs w:val="32"/>
      <w:lang w:eastAsia="pt-BR"/>
    </w:rPr>
  </w:style>
  <w:style w:type="character" w:customStyle="1" w:styleId="InternetLink">
    <w:name w:val="Internet Link"/>
    <w:qFormat/>
    <w:rPr>
      <w:color w:val="0000FF"/>
      <w:u w:val="single"/>
    </w:rPr>
  </w:style>
  <w:style w:type="character" w:customStyle="1" w:styleId="CabealhoChar">
    <w:name w:val="Cabeçalho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RodapChar">
    <w:name w:val="Rodapé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styleId="Forte">
    <w:name w:val="Strong"/>
    <w:uiPriority w:val="22"/>
    <w:qFormat/>
    <w:rPr>
      <w:b/>
      <w:bCs/>
    </w:rPr>
  </w:style>
  <w:style w:type="character" w:customStyle="1" w:styleId="TextodenotadefimChar">
    <w:name w:val="Texto de nota de fim Char"/>
    <w:qFormat/>
    <w:rPr>
      <w:rFonts w:ascii="Arial" w:eastAsia="Arial Unicode MS" w:hAnsi="Arial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TextodenotaderodapChar">
    <w:name w:val="Texto de nota de rodapé Char"/>
    <w:qFormat/>
    <w:rPr>
      <w:rFonts w:ascii="Arial" w:eastAsia="Arial Unicode MS" w:hAnsi="Arial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LinkdaInternet">
    <w:name w:val="Link da Internet"/>
    <w:rPr>
      <w:color w:val="000080"/>
      <w:u w:val="single"/>
    </w:rPr>
  </w:style>
  <w:style w:type="character" w:customStyle="1" w:styleId="Caracteresdenotaderodap">
    <w:name w:val="Caracteres de nota de rodapé"/>
    <w:qFormat/>
  </w:style>
  <w:style w:type="character" w:customStyle="1" w:styleId="Caracteresdenotadefim">
    <w:name w:val="Caracteres de nota de fim"/>
    <w:qFormat/>
  </w:style>
  <w:style w:type="character" w:customStyle="1" w:styleId="Smbolosdenumerao">
    <w:name w:val="Símbolos de numeração"/>
    <w:qFormat/>
  </w:style>
  <w:style w:type="character" w:customStyle="1" w:styleId="ListLabel1">
    <w:name w:val="ListLabel 1"/>
    <w:qFormat/>
    <w:rPr>
      <w:rFonts w:ascii="Times New Roman" w:hAnsi="Times New Roman"/>
      <w:sz w:val="20"/>
      <w:szCs w:val="20"/>
    </w:rPr>
  </w:style>
  <w:style w:type="character" w:customStyle="1" w:styleId="ListLabel2">
    <w:name w:val="ListLabel 2"/>
    <w:qFormat/>
    <w:rPr>
      <w:rFonts w:ascii="Times New Roman" w:hAnsi="Times New Roman"/>
      <w:sz w:val="20"/>
      <w:szCs w:val="20"/>
    </w:rPr>
  </w:style>
  <w:style w:type="paragraph" w:styleId="Ttulo">
    <w:name w:val="Title"/>
    <w:basedOn w:val="Normal"/>
    <w:next w:val="Corpodetexto"/>
    <w:uiPriority w:val="10"/>
    <w:qFormat/>
    <w:pPr>
      <w:spacing w:before="240" w:after="60"/>
      <w:jc w:val="center"/>
      <w:outlineLvl w:val="0"/>
    </w:pPr>
    <w:rPr>
      <w:rFonts w:eastAsia="Times New Roman"/>
      <w:b/>
      <w:bCs/>
      <w:caps/>
      <w:sz w:val="28"/>
      <w:szCs w:val="32"/>
    </w:rPr>
  </w:style>
  <w:style w:type="paragraph" w:styleId="Corpodetexto">
    <w:name w:val="Body Text"/>
    <w:basedOn w:val="Normal"/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balo">
    <w:name w:val="Balloon Text"/>
    <w:basedOn w:val="Normal"/>
    <w:qFormat/>
    <w:pPr>
      <w:widowControl/>
      <w:suppressAutoHyphens w:val="0"/>
      <w:ind w:firstLine="0"/>
      <w:jc w:val="left"/>
    </w:pPr>
    <w:rPr>
      <w:rFonts w:ascii="Tahoma" w:eastAsia="Calibri" w:hAnsi="Tahoma"/>
      <w:sz w:val="16"/>
      <w:szCs w:val="16"/>
    </w:rPr>
  </w:style>
  <w:style w:type="paragraph" w:customStyle="1" w:styleId="Ttulodaseoprimria">
    <w:name w:val="Título da seção primária"/>
    <w:basedOn w:val="Normal"/>
    <w:link w:val="TtulodaseoprimriaChar"/>
    <w:qFormat/>
    <w:pPr>
      <w:ind w:firstLine="0"/>
    </w:pPr>
    <w:rPr>
      <w:b/>
      <w:sz w:val="26"/>
    </w:rPr>
  </w:style>
  <w:style w:type="paragraph" w:customStyle="1" w:styleId="Referncias">
    <w:name w:val="Referências"/>
    <w:basedOn w:val="Normal"/>
    <w:qFormat/>
    <w:pPr>
      <w:spacing w:before="120"/>
      <w:ind w:firstLine="0"/>
      <w:jc w:val="left"/>
    </w:pPr>
    <w:rPr>
      <w:rFonts w:cs="Arial"/>
    </w:rPr>
  </w:style>
  <w:style w:type="paragraph" w:customStyle="1" w:styleId="Leyendadefiguraotabla">
    <w:name w:val="Leyenda de figura o tabla"/>
    <w:basedOn w:val="Normal"/>
    <w:qFormat/>
    <w:pPr>
      <w:widowControl/>
      <w:spacing w:before="120" w:after="360"/>
      <w:jc w:val="center"/>
    </w:pPr>
    <w:rPr>
      <w:rFonts w:eastAsia="Times New Roman"/>
      <w:i/>
      <w:sz w:val="18"/>
      <w:lang w:val="en-US" w:eastAsia="en-US"/>
    </w:rPr>
  </w:style>
  <w:style w:type="paragraph" w:customStyle="1" w:styleId="Tabla-Texto">
    <w:name w:val="Tabla-Texto"/>
    <w:basedOn w:val="Normal"/>
    <w:qFormat/>
    <w:pPr>
      <w:widowControl/>
      <w:spacing w:before="20" w:after="20"/>
    </w:pPr>
    <w:rPr>
      <w:rFonts w:eastAsia="Times New Roman"/>
      <w:sz w:val="18"/>
      <w:lang w:val="en-US" w:eastAsia="en-US"/>
    </w:rPr>
  </w:style>
  <w:style w:type="paragraph" w:styleId="Cabealh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pPr>
      <w:tabs>
        <w:tab w:val="center" w:pos="4252"/>
        <w:tab w:val="right" w:pos="8504"/>
      </w:tabs>
    </w:pPr>
  </w:style>
  <w:style w:type="paragraph" w:styleId="Textodenotadefim">
    <w:name w:val="endnote text"/>
    <w:basedOn w:val="Normal"/>
    <w:qFormat/>
    <w:rPr>
      <w:sz w:val="20"/>
      <w:szCs w:val="20"/>
    </w:rPr>
  </w:style>
  <w:style w:type="paragraph" w:styleId="Textodenotaderodap">
    <w:name w:val="footnote text"/>
    <w:basedOn w:val="Normal"/>
    <w:qFormat/>
    <w:pPr>
      <w:ind w:firstLine="0"/>
      <w:jc w:val="left"/>
    </w:pPr>
    <w:rPr>
      <w:sz w:val="20"/>
    </w:rPr>
  </w:style>
  <w:style w:type="paragraph" w:customStyle="1" w:styleId="FrameContents">
    <w:name w:val="Frame Contents"/>
    <w:basedOn w:val="Normal"/>
    <w:qFormat/>
  </w:style>
  <w:style w:type="paragraph" w:customStyle="1" w:styleId="Linhahorizontal">
    <w:name w:val="Linha horizontal"/>
    <w:basedOn w:val="Normal"/>
    <w:qFormat/>
    <w:pPr>
      <w:suppressLineNumbers/>
      <w:pBdr>
        <w:bottom w:val="double" w:sz="2" w:space="0" w:color="808080"/>
      </w:pBdr>
      <w:spacing w:after="283"/>
      <w:jc w:val="left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EndnoteSymbol">
    <w:name w:val="Endnote Symbol"/>
    <w:basedOn w:val="Normal"/>
    <w:qFormat/>
    <w:pPr>
      <w:suppressLineNumbers/>
      <w:ind w:left="339" w:hanging="339"/>
      <w:jc w:val="left"/>
    </w:pPr>
    <w:rPr>
      <w:sz w:val="20"/>
      <w:szCs w:val="20"/>
    </w:rPr>
  </w:style>
  <w:style w:type="paragraph" w:customStyle="1" w:styleId="Ttulodetabela">
    <w:name w:val="Título de tabela"/>
    <w:basedOn w:val="Contedodatabela"/>
    <w:qFormat/>
  </w:style>
  <w:style w:type="paragraph" w:customStyle="1" w:styleId="Resumosepalavras-chaves">
    <w:name w:val="Resumos e palavras-chaves"/>
    <w:basedOn w:val="Normal"/>
    <w:link w:val="Resumosepalavras-chavesChar"/>
    <w:qFormat/>
    <w:rsid w:val="0073502A"/>
    <w:pPr>
      <w:spacing w:before="240" w:after="240"/>
      <w:ind w:firstLine="0"/>
    </w:pPr>
    <w:rPr>
      <w:sz w:val="22"/>
    </w:rPr>
  </w:style>
  <w:style w:type="character" w:customStyle="1" w:styleId="Ttulo1Char">
    <w:name w:val="Título 1 Char"/>
    <w:basedOn w:val="Fontepargpadro"/>
    <w:link w:val="Ttulo1"/>
    <w:rsid w:val="00775CAF"/>
    <w:rPr>
      <w:rFonts w:ascii="Times New Roman" w:eastAsia="Times New Roman" w:hAnsi="Times New Roman"/>
      <w:b/>
      <w:caps/>
      <w:sz w:val="24"/>
      <w:lang w:eastAsia="ar-SA"/>
    </w:rPr>
  </w:style>
  <w:style w:type="character" w:customStyle="1" w:styleId="Ttulo2Char">
    <w:name w:val="Título 2 Char"/>
    <w:basedOn w:val="Fontepargpadro"/>
    <w:link w:val="Ttulo2"/>
    <w:rsid w:val="00704829"/>
    <w:rPr>
      <w:rFonts w:ascii="Times New Roman" w:eastAsia="Times New Roman" w:hAnsi="Times New Roman"/>
      <w:b/>
      <w:sz w:val="24"/>
      <w:lang w:eastAsia="ar-SA"/>
    </w:rPr>
  </w:style>
  <w:style w:type="character" w:customStyle="1" w:styleId="Ttulo3Char">
    <w:name w:val="Título 3 Char"/>
    <w:basedOn w:val="Fontepargpadro"/>
    <w:link w:val="Ttulo3"/>
    <w:rsid w:val="009C0CF9"/>
    <w:rPr>
      <w:rFonts w:ascii="Times New Roman" w:eastAsia="Times New Roman" w:hAnsi="Times New Roman" w:cs="Arial"/>
      <w:sz w:val="24"/>
      <w:lang w:eastAsia="ar-SA"/>
    </w:rPr>
  </w:style>
  <w:style w:type="character" w:customStyle="1" w:styleId="Ttulo4Char">
    <w:name w:val="Título 4 Char"/>
    <w:basedOn w:val="Fontepargpadro"/>
    <w:link w:val="Ttulo4"/>
    <w:rsid w:val="009C0CF9"/>
    <w:rPr>
      <w:rFonts w:ascii="Times New Roman" w:eastAsia="Times New Roman" w:hAnsi="Times New Roman" w:cs="Arial"/>
      <w:i/>
      <w:sz w:val="24"/>
      <w:lang w:eastAsia="ar-SA"/>
    </w:rPr>
  </w:style>
  <w:style w:type="character" w:customStyle="1" w:styleId="Ttulo5Char">
    <w:name w:val="Título 5 Char"/>
    <w:basedOn w:val="Fontepargpadro"/>
    <w:link w:val="Ttulo5"/>
    <w:rsid w:val="009C0CF9"/>
    <w:rPr>
      <w:rFonts w:ascii="Times New Roman" w:eastAsia="Times New Roman" w:hAnsi="Times New Roman"/>
      <w:i/>
      <w:iCs/>
      <w:sz w:val="22"/>
      <w:szCs w:val="22"/>
      <w:lang w:val="pt-PT" w:eastAsia="ar-SA"/>
    </w:rPr>
  </w:style>
  <w:style w:type="character" w:customStyle="1" w:styleId="Ttulo6Char">
    <w:name w:val="Título 6 Char"/>
    <w:basedOn w:val="Fontepargpadro"/>
    <w:link w:val="Ttulo6"/>
    <w:rsid w:val="009C0CF9"/>
    <w:rPr>
      <w:rFonts w:ascii="Arial" w:eastAsia="Times New Roman" w:hAnsi="Arial" w:cs="Arial"/>
      <w:i/>
      <w:iCs/>
      <w:sz w:val="22"/>
      <w:szCs w:val="22"/>
      <w:lang w:val="pt-PT" w:eastAsia="ar-SA"/>
    </w:rPr>
  </w:style>
  <w:style w:type="character" w:customStyle="1" w:styleId="Ttulo7Char">
    <w:name w:val="Título 7 Char"/>
    <w:basedOn w:val="Fontepargpadro"/>
    <w:link w:val="Ttulo7"/>
    <w:rsid w:val="009C0CF9"/>
    <w:rPr>
      <w:rFonts w:ascii="Arial" w:eastAsia="Times New Roman" w:hAnsi="Arial" w:cs="Arial"/>
      <w:sz w:val="24"/>
      <w:lang w:val="pt-PT" w:eastAsia="ar-SA"/>
    </w:rPr>
  </w:style>
  <w:style w:type="character" w:customStyle="1" w:styleId="Ttulo8Char">
    <w:name w:val="Título 8 Char"/>
    <w:basedOn w:val="Fontepargpadro"/>
    <w:link w:val="Ttulo8"/>
    <w:rsid w:val="009C0CF9"/>
    <w:rPr>
      <w:rFonts w:ascii="Arial" w:eastAsia="Times New Roman" w:hAnsi="Arial" w:cs="Arial"/>
      <w:i/>
      <w:iCs/>
      <w:sz w:val="24"/>
      <w:lang w:val="pt-PT" w:eastAsia="ar-SA"/>
    </w:rPr>
  </w:style>
  <w:style w:type="character" w:customStyle="1" w:styleId="Ttulo9Char">
    <w:name w:val="Título 9 Char"/>
    <w:basedOn w:val="Fontepargpadro"/>
    <w:link w:val="Ttulo9"/>
    <w:rsid w:val="009C0CF9"/>
    <w:rPr>
      <w:rFonts w:ascii="Arial" w:eastAsia="Times New Roman" w:hAnsi="Arial" w:cs="Arial"/>
      <w:i/>
      <w:iCs/>
      <w:sz w:val="18"/>
      <w:szCs w:val="18"/>
      <w:lang w:val="pt-PT" w:eastAsia="ar-SA"/>
    </w:rPr>
  </w:style>
  <w:style w:type="paragraph" w:customStyle="1" w:styleId="Referncia">
    <w:name w:val="Referência"/>
    <w:basedOn w:val="Normal"/>
    <w:link w:val="RefernciaChar"/>
    <w:qFormat/>
    <w:rsid w:val="009C0CF9"/>
    <w:pPr>
      <w:widowControl/>
      <w:spacing w:after="240" w:line="360" w:lineRule="auto"/>
      <w:ind w:firstLine="0"/>
      <w:jc w:val="left"/>
    </w:pPr>
    <w:rPr>
      <w:rFonts w:eastAsia="Times New Roman"/>
      <w:color w:val="000000"/>
      <w:lang w:val="pt-PT" w:eastAsia="ar-SA"/>
    </w:rPr>
  </w:style>
  <w:style w:type="character" w:customStyle="1" w:styleId="RefernciaChar">
    <w:name w:val="Referência Char"/>
    <w:link w:val="Referncia"/>
    <w:rsid w:val="009C0CF9"/>
    <w:rPr>
      <w:rFonts w:ascii="Times New Roman" w:eastAsia="Times New Roman" w:hAnsi="Times New Roman"/>
      <w:color w:val="000000"/>
      <w:sz w:val="24"/>
      <w:szCs w:val="24"/>
      <w:lang w:val="pt-PT" w:eastAsia="ar-SA"/>
    </w:rPr>
  </w:style>
  <w:style w:type="character" w:styleId="Hyperlink">
    <w:name w:val="Hyperlink"/>
    <w:basedOn w:val="Fontepargpadro"/>
    <w:uiPriority w:val="99"/>
    <w:unhideWhenUsed/>
    <w:rsid w:val="009C0CF9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C10C1"/>
    <w:rPr>
      <w:color w:val="954F72" w:themeColor="followedHyperlink"/>
      <w:u w:val="single"/>
    </w:rPr>
  </w:style>
  <w:style w:type="character" w:customStyle="1" w:styleId="Resumosepalavras-chavesChar">
    <w:name w:val="Resumos e palavras-chaves Char"/>
    <w:basedOn w:val="Fontepargpadro"/>
    <w:link w:val="Resumosepalavras-chaves"/>
    <w:rsid w:val="0073502A"/>
    <w:rPr>
      <w:rFonts w:ascii="Times New Roman" w:eastAsia="Arial Unicode MS" w:hAnsi="Times New Roman"/>
      <w:color w:val="00000A"/>
      <w:sz w:val="22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EC10C1"/>
    <w:rPr>
      <w:color w:val="605E5C"/>
      <w:shd w:val="clear" w:color="auto" w:fill="E1DFDD"/>
    </w:rPr>
  </w:style>
  <w:style w:type="character" w:styleId="Refdenotaderodap">
    <w:name w:val="footnote reference"/>
    <w:basedOn w:val="Fontepargpadro"/>
    <w:uiPriority w:val="99"/>
    <w:semiHidden/>
    <w:unhideWhenUsed/>
    <w:rsid w:val="00B2226D"/>
    <w:rPr>
      <w:vertAlign w:val="superscript"/>
    </w:rPr>
  </w:style>
  <w:style w:type="paragraph" w:customStyle="1" w:styleId="SeoTerciria">
    <w:name w:val="Seção Terciária"/>
    <w:basedOn w:val="Ttulo3"/>
    <w:link w:val="SeoTerciriaChar"/>
    <w:qFormat/>
    <w:rsid w:val="00704829"/>
    <w:pPr>
      <w:numPr>
        <w:ilvl w:val="0"/>
        <w:numId w:val="0"/>
      </w:numPr>
    </w:pPr>
    <w:rPr>
      <w:b/>
      <w:i/>
    </w:rPr>
  </w:style>
  <w:style w:type="paragraph" w:styleId="PargrafodaLista">
    <w:name w:val="List Paragraph"/>
    <w:basedOn w:val="Normal"/>
    <w:uiPriority w:val="34"/>
    <w:qFormat/>
    <w:rsid w:val="006166F9"/>
    <w:pPr>
      <w:ind w:left="720"/>
      <w:contextualSpacing/>
    </w:pPr>
  </w:style>
  <w:style w:type="character" w:customStyle="1" w:styleId="SeoTerciriaChar">
    <w:name w:val="Seção Terciária Char"/>
    <w:basedOn w:val="Ttulo3Char"/>
    <w:link w:val="SeoTerciria"/>
    <w:rsid w:val="00704829"/>
    <w:rPr>
      <w:rFonts w:ascii="Times New Roman" w:eastAsia="Times New Roman" w:hAnsi="Times New Roman" w:cs="Arial"/>
      <w:b/>
      <w:i/>
      <w:sz w:val="24"/>
      <w:lang w:eastAsia="ar-SA"/>
    </w:rPr>
  </w:style>
  <w:style w:type="character" w:styleId="Refdecomentrio">
    <w:name w:val="annotation reference"/>
    <w:basedOn w:val="Fontepargpadro"/>
    <w:uiPriority w:val="99"/>
    <w:semiHidden/>
    <w:unhideWhenUsed/>
    <w:rsid w:val="0002130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2130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2130F"/>
    <w:rPr>
      <w:rFonts w:ascii="Arial" w:eastAsia="Arial Unicode MS" w:hAnsi="Arial"/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2130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2130F"/>
    <w:rPr>
      <w:rFonts w:ascii="Arial" w:eastAsia="Arial Unicode MS" w:hAnsi="Arial"/>
      <w:b/>
      <w:bCs/>
      <w:color w:val="00000A"/>
    </w:rPr>
  </w:style>
  <w:style w:type="table" w:styleId="Tabelacomgrade">
    <w:name w:val="Table Grid"/>
    <w:basedOn w:val="Tabelanormal"/>
    <w:uiPriority w:val="39"/>
    <w:rsid w:val="00E359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11178"/>
    <w:pPr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11178"/>
    <w:rPr>
      <w:rFonts w:ascii="Arial" w:eastAsia="Arial Unicode MS" w:hAnsi="Arial"/>
      <w:color w:val="00000A"/>
      <w:sz w:val="24"/>
      <w:szCs w:val="24"/>
    </w:rPr>
  </w:style>
  <w:style w:type="paragraph" w:customStyle="1" w:styleId="SeoPrimria">
    <w:name w:val="Seção Primária"/>
    <w:basedOn w:val="Ttulodaseoprimria"/>
    <w:link w:val="SeoPrimriaChar"/>
    <w:qFormat/>
    <w:rsid w:val="00A27804"/>
    <w:pPr>
      <w:spacing w:before="480" w:after="280" w:line="360" w:lineRule="auto"/>
    </w:pPr>
    <w:rPr>
      <w:caps/>
      <w:sz w:val="24"/>
    </w:rPr>
  </w:style>
  <w:style w:type="character" w:customStyle="1" w:styleId="TtulodaseoprimriaChar">
    <w:name w:val="Título da seção primária Char"/>
    <w:basedOn w:val="Fontepargpadro"/>
    <w:link w:val="Ttulodaseoprimria"/>
    <w:rsid w:val="00F109AC"/>
    <w:rPr>
      <w:rFonts w:ascii="Arial" w:eastAsia="Arial Unicode MS" w:hAnsi="Arial"/>
      <w:b/>
      <w:color w:val="00000A"/>
      <w:sz w:val="26"/>
      <w:szCs w:val="24"/>
    </w:rPr>
  </w:style>
  <w:style w:type="character" w:customStyle="1" w:styleId="SeoPrimriaChar">
    <w:name w:val="Seção Primária Char"/>
    <w:basedOn w:val="TtulodaseoprimriaChar"/>
    <w:link w:val="SeoPrimria"/>
    <w:rsid w:val="00A27804"/>
    <w:rPr>
      <w:rFonts w:ascii="Times New Roman" w:eastAsia="Arial Unicode MS" w:hAnsi="Times New Roman"/>
      <w:b/>
      <w:caps/>
      <w:color w:val="00000A"/>
      <w:sz w:val="24"/>
      <w:szCs w:val="24"/>
    </w:rPr>
  </w:style>
  <w:style w:type="paragraph" w:customStyle="1" w:styleId="Subseo2XVIIIENANCIB">
    <w:name w:val="Subseção2_XVIII_ENANCIB"/>
    <w:basedOn w:val="Ttulo3"/>
    <w:qFormat/>
    <w:rsid w:val="001A07DF"/>
    <w:pPr>
      <w:keepNext/>
      <w:numPr>
        <w:ilvl w:val="0"/>
        <w:numId w:val="0"/>
      </w:numPr>
      <w:suppressAutoHyphens w:val="0"/>
      <w:spacing w:before="120" w:after="120" w:line="240" w:lineRule="auto"/>
      <w:jc w:val="left"/>
    </w:pPr>
    <w:rPr>
      <w:rFonts w:ascii="Calibri" w:hAnsi="Calibri" w:cs="Calibri"/>
      <w:bCs/>
      <w:i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50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150DF-5328-478F-99A8-3FC85A91D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1303</Words>
  <Characters>7042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DGI</dc:creator>
  <dc:description/>
  <cp:lastModifiedBy>Vitor</cp:lastModifiedBy>
  <cp:revision>11</cp:revision>
  <cp:lastPrinted>2023-08-02T00:34:00Z</cp:lastPrinted>
  <dcterms:created xsi:type="dcterms:W3CDTF">2023-08-01T23:48:00Z</dcterms:created>
  <dcterms:modified xsi:type="dcterms:W3CDTF">2023-10-25T21:23:00Z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